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20A6D" w:rsidRDefault="00B44214">
      <w:pPr>
        <w:pBdr>
          <w:top w:val="nil"/>
          <w:left w:val="nil"/>
          <w:bottom w:val="nil"/>
          <w:right w:val="nil"/>
          <w:between w:val="nil"/>
        </w:pBdr>
        <w:tabs>
          <w:tab w:val="left" w:pos="935"/>
        </w:tabs>
        <w:bidi/>
        <w:spacing w:after="0" w:line="480" w:lineRule="auto"/>
        <w:ind w:left="226"/>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tl/>
        </w:rPr>
        <w:t>המרכז האקדמי למשפט ולעסקים</w:t>
      </w:r>
    </w:p>
    <w:p w14:paraId="00000002" w14:textId="77777777" w:rsidR="00C20A6D" w:rsidRDefault="00B44214">
      <w:pPr>
        <w:pBdr>
          <w:top w:val="nil"/>
          <w:left w:val="nil"/>
          <w:bottom w:val="nil"/>
          <w:right w:val="nil"/>
          <w:between w:val="nil"/>
        </w:pBdr>
        <w:tabs>
          <w:tab w:val="left" w:pos="935"/>
        </w:tabs>
        <w:bidi/>
        <w:spacing w:after="0" w:line="480" w:lineRule="auto"/>
        <w:ind w:left="226"/>
        <w:jc w:val="center"/>
        <w:rPr>
          <w:rFonts w:ascii="Times New Roman" w:eastAsia="Times New Roman" w:hAnsi="Times New Roman" w:cs="Times New Roman"/>
          <w:color w:val="000000"/>
        </w:rPr>
      </w:pPr>
      <w:r>
        <w:rPr>
          <w:rFonts w:ascii="Times New Roman" w:eastAsia="Times New Roman" w:hAnsi="Times New Roman" w:cs="Times New Roman"/>
          <w:b/>
          <w:bCs/>
          <w:color w:val="000000"/>
          <w:sz w:val="28"/>
          <w:szCs w:val="28"/>
          <w:rtl/>
        </w:rPr>
        <w:t>הפקולטה למערכות מידע ומדעי המחשב</w:t>
      </w:r>
    </w:p>
    <w:p w14:paraId="00000003" w14:textId="77777777" w:rsidR="00C20A6D" w:rsidRDefault="00C20A6D">
      <w:pPr>
        <w:pBdr>
          <w:top w:val="nil"/>
          <w:left w:val="nil"/>
          <w:bottom w:val="nil"/>
          <w:right w:val="nil"/>
          <w:between w:val="nil"/>
        </w:pBdr>
        <w:tabs>
          <w:tab w:val="left" w:pos="935"/>
        </w:tabs>
        <w:bidi/>
        <w:spacing w:after="0" w:line="480" w:lineRule="auto"/>
        <w:ind w:left="226"/>
        <w:rPr>
          <w:rFonts w:ascii="Times New Roman" w:eastAsia="Times New Roman" w:hAnsi="Times New Roman" w:cs="Times New Roman"/>
          <w:color w:val="000000"/>
        </w:rPr>
      </w:pPr>
    </w:p>
    <w:p w14:paraId="00000004" w14:textId="77777777" w:rsidR="00C20A6D" w:rsidRDefault="00C20A6D">
      <w:pPr>
        <w:pBdr>
          <w:top w:val="nil"/>
          <w:left w:val="nil"/>
          <w:bottom w:val="nil"/>
          <w:right w:val="nil"/>
          <w:between w:val="nil"/>
        </w:pBdr>
        <w:tabs>
          <w:tab w:val="left" w:pos="935"/>
        </w:tabs>
        <w:bidi/>
        <w:spacing w:after="0" w:line="480" w:lineRule="auto"/>
        <w:ind w:left="226"/>
        <w:rPr>
          <w:rFonts w:ascii="Times New Roman" w:eastAsia="Times New Roman" w:hAnsi="Times New Roman" w:cs="Times New Roman"/>
          <w:color w:val="000000"/>
        </w:rPr>
      </w:pPr>
    </w:p>
    <w:p w14:paraId="00000005" w14:textId="5BB5FD46" w:rsidR="00C20A6D" w:rsidRDefault="00B44214">
      <w:pPr>
        <w:pBdr>
          <w:top w:val="nil"/>
          <w:left w:val="nil"/>
          <w:bottom w:val="nil"/>
          <w:right w:val="nil"/>
          <w:between w:val="nil"/>
        </w:pBdr>
        <w:tabs>
          <w:tab w:val="left" w:pos="935"/>
        </w:tabs>
        <w:bidi/>
        <w:spacing w:after="0" w:line="480" w:lineRule="auto"/>
        <w:ind w:left="226"/>
        <w:jc w:val="center"/>
        <w:rPr>
          <w:rFonts w:ascii="Times New Roman" w:eastAsia="Times New Roman" w:hAnsi="Times New Roman" w:cs="Times New Roman"/>
          <w:b/>
          <w:bCs/>
          <w:color w:val="000000"/>
          <w:sz w:val="40"/>
          <w:szCs w:val="40"/>
          <w:rtl/>
        </w:rPr>
      </w:pPr>
      <w:r>
        <w:rPr>
          <w:rFonts w:ascii="Times New Roman" w:eastAsia="Times New Roman" w:hAnsi="Times New Roman" w:cs="Times New Roman"/>
          <w:b/>
          <w:bCs/>
          <w:color w:val="000000"/>
          <w:sz w:val="40"/>
          <w:szCs w:val="40"/>
          <w:rtl/>
        </w:rPr>
        <w:t>סיווג ציוצים (</w:t>
      </w:r>
      <w:r>
        <w:rPr>
          <w:rFonts w:ascii="Times New Roman" w:eastAsia="Times New Roman" w:hAnsi="Times New Roman" w:cs="Times New Roman"/>
          <w:b/>
          <w:bCs/>
          <w:color w:val="000000"/>
          <w:sz w:val="40"/>
          <w:szCs w:val="40"/>
        </w:rPr>
        <w:t>Tweets</w:t>
      </w:r>
      <w:r>
        <w:rPr>
          <w:rFonts w:ascii="Times New Roman" w:eastAsia="Times New Roman" w:hAnsi="Times New Roman" w:cs="Times New Roman"/>
          <w:b/>
          <w:bCs/>
          <w:color w:val="000000"/>
          <w:sz w:val="40"/>
          <w:szCs w:val="40"/>
          <w:rtl/>
        </w:rPr>
        <w:t>) באמצעות מודלי שפה גדולים (</w:t>
      </w:r>
      <w:r>
        <w:rPr>
          <w:rFonts w:ascii="Times New Roman" w:eastAsia="Times New Roman" w:hAnsi="Times New Roman" w:cs="Times New Roman"/>
          <w:b/>
          <w:bCs/>
          <w:color w:val="000000"/>
          <w:sz w:val="40"/>
          <w:szCs w:val="40"/>
        </w:rPr>
        <w:t>LLM</w:t>
      </w:r>
      <w:r>
        <w:rPr>
          <w:rFonts w:ascii="Times New Roman" w:eastAsia="Times New Roman" w:hAnsi="Times New Roman" w:cs="Times New Roman"/>
          <w:b/>
          <w:bCs/>
          <w:color w:val="000000"/>
          <w:sz w:val="40"/>
          <w:szCs w:val="40"/>
          <w:rtl/>
        </w:rPr>
        <w:t xml:space="preserve">) בגישת </w:t>
      </w:r>
      <w:r>
        <w:rPr>
          <w:rFonts w:ascii="Times New Roman" w:eastAsia="Times New Roman" w:hAnsi="Times New Roman" w:cs="Times New Roman"/>
          <w:b/>
          <w:bCs/>
          <w:color w:val="000000"/>
          <w:sz w:val="40"/>
          <w:szCs w:val="40"/>
        </w:rPr>
        <w:t>Zero-Shot</w:t>
      </w:r>
      <w:r>
        <w:rPr>
          <w:rFonts w:ascii="Times New Roman" w:eastAsia="Times New Roman" w:hAnsi="Times New Roman" w:cs="Times New Roman"/>
          <w:b/>
          <w:bCs/>
          <w:color w:val="000000"/>
          <w:sz w:val="40"/>
          <w:szCs w:val="40"/>
          <w:rtl/>
        </w:rPr>
        <w:t xml:space="preserve"> </w:t>
      </w:r>
      <w:r w:rsidR="00593B6C">
        <w:rPr>
          <w:rFonts w:ascii="Times New Roman" w:eastAsia="Times New Roman" w:hAnsi="Times New Roman" w:cs="Times New Roman" w:hint="cs"/>
          <w:b/>
          <w:bCs/>
          <w:color w:val="000000"/>
          <w:sz w:val="40"/>
          <w:szCs w:val="40"/>
          <w:rtl/>
        </w:rPr>
        <w:t>למידע כוזב</w:t>
      </w:r>
    </w:p>
    <w:p w14:paraId="62890F86" w14:textId="77777777" w:rsidR="00593B6C" w:rsidRDefault="00593B6C" w:rsidP="00510FE4">
      <w:pPr>
        <w:pBdr>
          <w:top w:val="nil"/>
          <w:left w:val="nil"/>
          <w:bottom w:val="nil"/>
          <w:right w:val="nil"/>
          <w:between w:val="nil"/>
        </w:pBdr>
        <w:tabs>
          <w:tab w:val="left" w:pos="935"/>
        </w:tabs>
        <w:bidi/>
        <w:spacing w:after="0" w:line="480" w:lineRule="auto"/>
        <w:rPr>
          <w:rFonts w:ascii="Times New Roman" w:eastAsia="Times New Roman" w:hAnsi="Times New Roman" w:cs="Times New Roman"/>
          <w:b/>
          <w:bCs/>
          <w:color w:val="000000"/>
          <w:sz w:val="40"/>
          <w:szCs w:val="40"/>
        </w:rPr>
      </w:pPr>
    </w:p>
    <w:p w14:paraId="00000007" w14:textId="77777777" w:rsidR="00C20A6D" w:rsidRPr="009B526E" w:rsidRDefault="00C20A6D">
      <w:pPr>
        <w:pBdr>
          <w:top w:val="nil"/>
          <w:left w:val="nil"/>
          <w:bottom w:val="nil"/>
          <w:right w:val="nil"/>
          <w:between w:val="nil"/>
        </w:pBdr>
        <w:tabs>
          <w:tab w:val="left" w:pos="935"/>
        </w:tabs>
        <w:bidi/>
        <w:spacing w:after="0" w:line="480" w:lineRule="auto"/>
        <w:ind w:left="226"/>
        <w:rPr>
          <w:rFonts w:ascii="Times New Roman" w:eastAsia="Times New Roman" w:hAnsi="Times New Roman" w:cs="Times New Roman"/>
          <w:color w:val="000000"/>
        </w:rPr>
      </w:pPr>
    </w:p>
    <w:p w14:paraId="00000008" w14:textId="77777777" w:rsidR="00C20A6D" w:rsidRDefault="00C20A6D">
      <w:pPr>
        <w:pBdr>
          <w:top w:val="nil"/>
          <w:left w:val="nil"/>
          <w:bottom w:val="nil"/>
          <w:right w:val="nil"/>
          <w:between w:val="nil"/>
        </w:pBdr>
        <w:tabs>
          <w:tab w:val="left" w:pos="935"/>
        </w:tabs>
        <w:bidi/>
        <w:spacing w:after="0" w:line="480" w:lineRule="auto"/>
        <w:ind w:left="226"/>
        <w:rPr>
          <w:rFonts w:ascii="Times New Roman" w:eastAsia="Times New Roman" w:hAnsi="Times New Roman" w:cs="Times New Roman"/>
          <w:color w:val="000000"/>
        </w:rPr>
      </w:pPr>
    </w:p>
    <w:p w14:paraId="00000009" w14:textId="77777777" w:rsidR="00C20A6D" w:rsidRDefault="00C20A6D">
      <w:pPr>
        <w:pBdr>
          <w:top w:val="nil"/>
          <w:left w:val="nil"/>
          <w:bottom w:val="nil"/>
          <w:right w:val="nil"/>
          <w:between w:val="nil"/>
        </w:pBdr>
        <w:tabs>
          <w:tab w:val="left" w:pos="935"/>
        </w:tabs>
        <w:bidi/>
        <w:spacing w:after="0" w:line="480" w:lineRule="auto"/>
        <w:ind w:left="226"/>
        <w:rPr>
          <w:rFonts w:ascii="Times New Roman" w:eastAsia="Times New Roman" w:hAnsi="Times New Roman" w:cs="Times New Roman"/>
          <w:color w:val="000000"/>
        </w:rPr>
      </w:pPr>
    </w:p>
    <w:p w14:paraId="0000000A" w14:textId="77777777" w:rsidR="00C20A6D" w:rsidRDefault="00B44214">
      <w:pPr>
        <w:pBdr>
          <w:top w:val="nil"/>
          <w:left w:val="nil"/>
          <w:bottom w:val="nil"/>
          <w:right w:val="nil"/>
          <w:between w:val="nil"/>
        </w:pBdr>
        <w:tabs>
          <w:tab w:val="left" w:pos="935"/>
        </w:tabs>
        <w:bidi/>
        <w:spacing w:after="0" w:line="480" w:lineRule="auto"/>
        <w:ind w:left="226"/>
        <w:jc w:val="center"/>
        <w:rPr>
          <w:rFonts w:ascii="Times New Roman" w:eastAsia="Times New Roman" w:hAnsi="Times New Roman" w:cs="Times New Roman"/>
          <w:color w:val="000000"/>
        </w:rPr>
      </w:pPr>
      <w:r>
        <w:rPr>
          <w:rFonts w:ascii="Times New Roman" w:eastAsia="Times New Roman" w:hAnsi="Times New Roman" w:cs="Times New Roman"/>
          <w:color w:val="000000"/>
          <w:rtl/>
        </w:rPr>
        <w:t>יהונתן שדה</w:t>
      </w:r>
    </w:p>
    <w:p w14:paraId="0000000B" w14:textId="77777777" w:rsidR="00C20A6D" w:rsidRDefault="00B44214">
      <w:pPr>
        <w:pBdr>
          <w:top w:val="nil"/>
          <w:left w:val="nil"/>
          <w:bottom w:val="nil"/>
          <w:right w:val="nil"/>
          <w:between w:val="nil"/>
        </w:pBdr>
        <w:tabs>
          <w:tab w:val="left" w:pos="935"/>
        </w:tabs>
        <w:bidi/>
        <w:spacing w:after="0" w:line="480" w:lineRule="auto"/>
        <w:ind w:left="226"/>
        <w:jc w:val="center"/>
        <w:rPr>
          <w:rFonts w:ascii="Times New Roman" w:eastAsia="Times New Roman" w:hAnsi="Times New Roman" w:cs="Times New Roman"/>
          <w:color w:val="000000"/>
        </w:rPr>
      </w:pPr>
      <w:r>
        <w:rPr>
          <w:rFonts w:ascii="Times New Roman" w:eastAsia="Times New Roman" w:hAnsi="Times New Roman" w:cs="Times New Roman"/>
          <w:color w:val="000000"/>
          <w:rtl/>
        </w:rPr>
        <w:t xml:space="preserve">ת.ז </w:t>
      </w:r>
      <w:r>
        <w:rPr>
          <w:rFonts w:ascii="Times New Roman" w:eastAsia="Times New Roman" w:hAnsi="Times New Roman" w:cs="Times New Roman"/>
        </w:rPr>
        <w:t>205564081</w:t>
      </w:r>
    </w:p>
    <w:p w14:paraId="0000000C" w14:textId="77777777" w:rsidR="00C20A6D" w:rsidRDefault="00B44214">
      <w:pPr>
        <w:pBdr>
          <w:top w:val="nil"/>
          <w:left w:val="nil"/>
          <w:bottom w:val="nil"/>
          <w:right w:val="nil"/>
          <w:between w:val="nil"/>
        </w:pBdr>
        <w:tabs>
          <w:tab w:val="left" w:pos="935"/>
        </w:tabs>
        <w:bidi/>
        <w:spacing w:after="0" w:line="480" w:lineRule="auto"/>
        <w:ind w:left="226"/>
        <w:jc w:val="center"/>
        <w:rPr>
          <w:rFonts w:ascii="Times New Roman" w:eastAsia="Times New Roman" w:hAnsi="Times New Roman" w:cs="Times New Roman"/>
          <w:color w:val="000000"/>
        </w:rPr>
      </w:pPr>
      <w:r>
        <w:rPr>
          <w:rFonts w:ascii="Times New Roman" w:eastAsia="Times New Roman" w:hAnsi="Times New Roman" w:cs="Times New Roman"/>
          <w:color w:val="000000"/>
          <w:rtl/>
        </w:rPr>
        <w:t xml:space="preserve">שובל </w:t>
      </w:r>
      <w:proofErr w:type="spellStart"/>
      <w:r>
        <w:rPr>
          <w:rFonts w:ascii="Times New Roman" w:eastAsia="Times New Roman" w:hAnsi="Times New Roman" w:cs="Times New Roman"/>
          <w:color w:val="000000"/>
          <w:rtl/>
        </w:rPr>
        <w:t>ברמלי</w:t>
      </w:r>
      <w:proofErr w:type="spellEnd"/>
    </w:p>
    <w:p w14:paraId="0000000D" w14:textId="77777777" w:rsidR="00C20A6D" w:rsidRDefault="00B44214">
      <w:pPr>
        <w:pBdr>
          <w:top w:val="nil"/>
          <w:left w:val="nil"/>
          <w:bottom w:val="nil"/>
          <w:right w:val="nil"/>
          <w:between w:val="nil"/>
        </w:pBdr>
        <w:tabs>
          <w:tab w:val="left" w:pos="935"/>
        </w:tabs>
        <w:bidi/>
        <w:spacing w:after="0" w:line="480" w:lineRule="auto"/>
        <w:ind w:left="226"/>
        <w:jc w:val="center"/>
        <w:rPr>
          <w:rFonts w:ascii="Times New Roman" w:eastAsia="Times New Roman" w:hAnsi="Times New Roman" w:cs="Times New Roman"/>
          <w:color w:val="000000"/>
        </w:rPr>
      </w:pPr>
      <w:r>
        <w:rPr>
          <w:rFonts w:ascii="Times New Roman" w:eastAsia="Times New Roman" w:hAnsi="Times New Roman" w:cs="Times New Roman"/>
          <w:color w:val="000000"/>
          <w:rtl/>
        </w:rPr>
        <w:t>ת.ז 208547828</w:t>
      </w:r>
    </w:p>
    <w:p w14:paraId="0000000E" w14:textId="77777777" w:rsidR="00C20A6D" w:rsidRDefault="00C20A6D">
      <w:pPr>
        <w:pBdr>
          <w:top w:val="nil"/>
          <w:left w:val="nil"/>
          <w:bottom w:val="nil"/>
          <w:right w:val="nil"/>
          <w:between w:val="nil"/>
        </w:pBdr>
        <w:tabs>
          <w:tab w:val="left" w:pos="935"/>
        </w:tabs>
        <w:bidi/>
        <w:spacing w:after="0" w:line="480" w:lineRule="auto"/>
        <w:ind w:left="226"/>
        <w:rPr>
          <w:rFonts w:ascii="Times New Roman" w:eastAsia="Times New Roman" w:hAnsi="Times New Roman" w:cs="Times New Roman"/>
          <w:color w:val="000000"/>
        </w:rPr>
      </w:pPr>
    </w:p>
    <w:p w14:paraId="00000010" w14:textId="77777777" w:rsidR="00C20A6D" w:rsidRDefault="00C20A6D">
      <w:pPr>
        <w:pBdr>
          <w:top w:val="nil"/>
          <w:left w:val="nil"/>
          <w:bottom w:val="nil"/>
          <w:right w:val="nil"/>
          <w:between w:val="nil"/>
        </w:pBdr>
        <w:tabs>
          <w:tab w:val="left" w:pos="935"/>
        </w:tabs>
        <w:bidi/>
        <w:spacing w:after="0" w:line="480" w:lineRule="auto"/>
        <w:ind w:left="226"/>
        <w:rPr>
          <w:rFonts w:ascii="Times New Roman" w:eastAsia="Times New Roman" w:hAnsi="Times New Roman" w:cs="Times New Roman"/>
          <w:color w:val="000000"/>
        </w:rPr>
      </w:pPr>
    </w:p>
    <w:p w14:paraId="00000011" w14:textId="2A5DDBE9" w:rsidR="00C20A6D" w:rsidRDefault="00B44214">
      <w:pPr>
        <w:pBdr>
          <w:top w:val="nil"/>
          <w:left w:val="nil"/>
          <w:bottom w:val="nil"/>
          <w:right w:val="nil"/>
          <w:between w:val="nil"/>
        </w:pBdr>
        <w:tabs>
          <w:tab w:val="left" w:pos="935"/>
        </w:tabs>
        <w:bidi/>
        <w:spacing w:after="0" w:line="480" w:lineRule="auto"/>
        <w:ind w:left="226"/>
        <w:rPr>
          <w:rFonts w:ascii="Times New Roman" w:eastAsia="Times New Roman" w:hAnsi="Times New Roman" w:cs="Times New Roman"/>
          <w:color w:val="000000"/>
        </w:rPr>
      </w:pPr>
      <w:r>
        <w:rPr>
          <w:rFonts w:ascii="Times New Roman" w:eastAsia="Times New Roman" w:hAnsi="Times New Roman" w:cs="Times New Roman"/>
          <w:b/>
          <w:bCs/>
          <w:color w:val="000000"/>
          <w:rtl/>
        </w:rPr>
        <w:t>מנחה:</w:t>
      </w:r>
      <w:r>
        <w:rPr>
          <w:rFonts w:ascii="Times New Roman" w:eastAsia="Times New Roman" w:hAnsi="Times New Roman" w:cs="Times New Roman"/>
          <w:b/>
          <w:bCs/>
          <w:color w:val="000000"/>
          <w:rtl/>
        </w:rPr>
        <w:tab/>
      </w:r>
      <w:r w:rsidR="009B526E">
        <w:rPr>
          <w:rFonts w:ascii="Times New Roman" w:eastAsia="Times New Roman" w:hAnsi="Times New Roman" w:cs="Times New Roman" w:hint="cs"/>
          <w:color w:val="000000"/>
          <w:rtl/>
        </w:rPr>
        <w:t>פרופסור</w:t>
      </w:r>
      <w:r>
        <w:rPr>
          <w:rFonts w:ascii="Times New Roman" w:eastAsia="Times New Roman" w:hAnsi="Times New Roman" w:cs="Times New Roman"/>
          <w:color w:val="000000"/>
          <w:rtl/>
        </w:rPr>
        <w:t xml:space="preserve"> </w:t>
      </w:r>
      <w:r>
        <w:rPr>
          <w:rFonts w:ascii="Times New Roman" w:eastAsia="Times New Roman" w:hAnsi="Times New Roman" w:cs="Times New Roman"/>
          <w:rtl/>
        </w:rPr>
        <w:t xml:space="preserve">אבי </w:t>
      </w:r>
      <w:proofErr w:type="spellStart"/>
      <w:r w:rsidR="00037E5B">
        <w:rPr>
          <w:rFonts w:ascii="Times New Roman" w:eastAsia="Times New Roman" w:hAnsi="Times New Roman" w:cs="Times New Roman" w:hint="cs"/>
          <w:rtl/>
        </w:rPr>
        <w:t>יוסיפוף</w:t>
      </w:r>
      <w:proofErr w:type="spellEnd"/>
    </w:p>
    <w:p w14:paraId="00000012" w14:textId="77777777" w:rsidR="00C20A6D" w:rsidRDefault="00B44214">
      <w:pPr>
        <w:pBdr>
          <w:top w:val="nil"/>
          <w:left w:val="nil"/>
          <w:bottom w:val="nil"/>
          <w:right w:val="nil"/>
          <w:between w:val="nil"/>
        </w:pBdr>
        <w:tabs>
          <w:tab w:val="left" w:pos="935"/>
        </w:tabs>
        <w:bidi/>
        <w:spacing w:after="0" w:line="480" w:lineRule="auto"/>
        <w:ind w:left="226"/>
        <w:rPr>
          <w:rFonts w:ascii="Times New Roman" w:eastAsia="Times New Roman" w:hAnsi="Times New Roman" w:cs="Times New Roman"/>
          <w:color w:val="000000"/>
        </w:rPr>
      </w:pPr>
      <w:r>
        <w:rPr>
          <w:rFonts w:ascii="Times New Roman" w:eastAsia="Times New Roman" w:hAnsi="Times New Roman" w:cs="Times New Roman"/>
          <w:b/>
          <w:bCs/>
          <w:color w:val="000000"/>
          <w:rtl/>
        </w:rPr>
        <w:t>שם הקורס:</w:t>
      </w:r>
      <w:r>
        <w:rPr>
          <w:rFonts w:ascii="Times New Roman" w:eastAsia="Times New Roman" w:hAnsi="Times New Roman" w:cs="Times New Roman"/>
          <w:color w:val="000000"/>
        </w:rPr>
        <w:tab/>
      </w:r>
      <w:r>
        <w:rPr>
          <w:rFonts w:ascii="Times New Roman" w:eastAsia="Times New Roman" w:hAnsi="Times New Roman" w:cs="Times New Roman"/>
          <w:rtl/>
        </w:rPr>
        <w:t xml:space="preserve">סדנה </w:t>
      </w:r>
      <w:proofErr w:type="spellStart"/>
      <w:r>
        <w:rPr>
          <w:rFonts w:ascii="Times New Roman" w:eastAsia="Times New Roman" w:hAnsi="Times New Roman" w:cs="Times New Roman"/>
          <w:rtl/>
        </w:rPr>
        <w:t>לפרוייקטים</w:t>
      </w:r>
      <w:proofErr w:type="spellEnd"/>
      <w:r>
        <w:rPr>
          <w:rFonts w:ascii="Times New Roman" w:eastAsia="Times New Roman" w:hAnsi="Times New Roman" w:cs="Times New Roman"/>
          <w:rtl/>
        </w:rPr>
        <w:t>- פרויקט גמר</w:t>
      </w:r>
    </w:p>
    <w:p w14:paraId="7078B738" w14:textId="77777777" w:rsidR="00510FE4" w:rsidRDefault="00B44214" w:rsidP="00510FE4">
      <w:pPr>
        <w:pBdr>
          <w:top w:val="nil"/>
          <w:left w:val="nil"/>
          <w:bottom w:val="nil"/>
          <w:right w:val="nil"/>
          <w:between w:val="nil"/>
        </w:pBdr>
        <w:tabs>
          <w:tab w:val="left" w:pos="935"/>
        </w:tabs>
        <w:bidi/>
        <w:spacing w:after="0" w:line="480" w:lineRule="auto"/>
        <w:ind w:left="226"/>
        <w:rPr>
          <w:rFonts w:ascii="Times New Roman" w:eastAsia="Times New Roman" w:hAnsi="Times New Roman" w:cs="Times New Roman"/>
          <w:color w:val="000000"/>
          <w:rtl/>
        </w:rPr>
      </w:pPr>
      <w:r>
        <w:rPr>
          <w:rFonts w:ascii="Times New Roman" w:eastAsia="Times New Roman" w:hAnsi="Times New Roman" w:cs="Times New Roman"/>
          <w:b/>
          <w:bCs/>
          <w:color w:val="000000"/>
          <w:rtl/>
        </w:rPr>
        <w:t>מס' הקורס:</w:t>
      </w:r>
      <w:r>
        <w:rPr>
          <w:rFonts w:ascii="Times New Roman" w:eastAsia="Times New Roman" w:hAnsi="Times New Roman" w:cs="Times New Roman"/>
          <w:color w:val="000000"/>
        </w:rPr>
        <w:tab/>
      </w:r>
      <w:r>
        <w:rPr>
          <w:rFonts w:ascii="Times New Roman" w:eastAsia="Times New Roman" w:hAnsi="Times New Roman" w:cs="Times New Roman"/>
        </w:rPr>
        <w:t>6201</w:t>
      </w:r>
    </w:p>
    <w:p w14:paraId="76FFDB81" w14:textId="77777777" w:rsidR="009B526E" w:rsidRPr="009B526E" w:rsidRDefault="009B526E" w:rsidP="009B526E">
      <w:pPr>
        <w:bidi/>
        <w:rPr>
          <w:rFonts w:ascii="Times New Roman" w:eastAsia="Times New Roman" w:hAnsi="Times New Roman" w:cs="Times New Roman"/>
          <w:color w:val="000000"/>
          <w:lang w:val="en-IL"/>
        </w:rPr>
      </w:pPr>
      <w:r w:rsidRPr="009B526E">
        <w:rPr>
          <w:rFonts w:ascii="Times New Roman" w:eastAsia="Times New Roman" w:hAnsi="Times New Roman" w:cs="Times New Roman"/>
          <w:color w:val="000000"/>
          <w:rtl/>
        </w:rPr>
        <w:t>כ"ד באב, תשפ"ו | 7.8.2026</w:t>
      </w:r>
    </w:p>
    <w:p w14:paraId="00000016" w14:textId="77777777" w:rsidR="00C20A6D" w:rsidRDefault="00C20A6D" w:rsidP="009B526E">
      <w:pPr>
        <w:bidi/>
      </w:pPr>
    </w:p>
    <w:p w14:paraId="00000017" w14:textId="77777777" w:rsidR="00C20A6D" w:rsidRDefault="00B44214">
      <w:pPr>
        <w:bidi/>
      </w:pPr>
      <w:r>
        <w:br w:type="page"/>
      </w:r>
    </w:p>
    <w:p w14:paraId="12C0C7A2" w14:textId="77777777" w:rsidR="009B526E" w:rsidRPr="009B526E" w:rsidRDefault="009B526E" w:rsidP="009B526E">
      <w:pPr>
        <w:bidi/>
        <w:jc w:val="center"/>
        <w:rPr>
          <w:rFonts w:ascii="David" w:eastAsia="David" w:hAnsi="David" w:cs="David"/>
          <w:b/>
          <w:bCs/>
          <w:sz w:val="28"/>
          <w:szCs w:val="28"/>
          <w:lang w:val="en-IL"/>
        </w:rPr>
      </w:pPr>
      <w:r w:rsidRPr="009B526E">
        <w:rPr>
          <w:rFonts w:ascii="David" w:eastAsia="David" w:hAnsi="David" w:cs="David"/>
          <w:b/>
          <w:bCs/>
          <w:sz w:val="28"/>
          <w:szCs w:val="28"/>
          <w:rtl/>
        </w:rPr>
        <w:lastRenderedPageBreak/>
        <w:t>תוכן עניינים</w:t>
      </w:r>
    </w:p>
    <w:p w14:paraId="08B74BA0" w14:textId="5B14CCC3" w:rsidR="009B526E" w:rsidRPr="009B526E" w:rsidRDefault="009B526E" w:rsidP="00D43B40">
      <w:pPr>
        <w:bidi/>
        <w:rPr>
          <w:rFonts w:ascii="David" w:eastAsia="David" w:hAnsi="David" w:cs="David"/>
          <w:b/>
          <w:bCs/>
          <w:sz w:val="28"/>
          <w:szCs w:val="28"/>
          <w:rtl/>
        </w:rPr>
      </w:pPr>
      <w:r w:rsidRPr="009B526E">
        <w:rPr>
          <w:rFonts w:ascii="David" w:eastAsia="David" w:hAnsi="David" w:cs="David"/>
          <w:b/>
          <w:bCs/>
          <w:sz w:val="28"/>
          <w:szCs w:val="28"/>
          <w:rtl/>
        </w:rPr>
        <w:t>1</w:t>
      </w:r>
      <w:r w:rsidRPr="009B526E">
        <w:rPr>
          <w:rFonts w:ascii="David" w:eastAsia="David" w:hAnsi="David" w:cs="David"/>
          <w:rtl/>
        </w:rPr>
        <w:t>. תקציר</w:t>
      </w:r>
      <w:r w:rsidRPr="009B526E">
        <w:rPr>
          <w:rFonts w:ascii="David" w:eastAsia="David" w:hAnsi="David" w:cs="David"/>
          <w:rtl/>
        </w:rPr>
        <w:br/>
        <w:t>2. מבוא</w:t>
      </w:r>
      <w:r w:rsidRPr="009B526E">
        <w:rPr>
          <w:rFonts w:ascii="David" w:eastAsia="David" w:hAnsi="David" w:cs="David"/>
          <w:rtl/>
        </w:rPr>
        <w:br/>
        <w:t xml:space="preserve">3. </w:t>
      </w:r>
      <w:r w:rsidR="00D43B40" w:rsidRPr="00D43B40">
        <w:rPr>
          <w:rFonts w:ascii="David" w:eastAsia="David" w:hAnsi="David" w:cs="David"/>
          <w:rtl/>
        </w:rPr>
        <w:t>סקירת הספרות</w:t>
      </w:r>
      <w:r w:rsidR="00D43B40" w:rsidRPr="009B526E">
        <w:rPr>
          <w:rFonts w:ascii="David" w:eastAsia="David" w:hAnsi="David" w:cs="David"/>
          <w:rtl/>
        </w:rPr>
        <w:t xml:space="preserve"> </w:t>
      </w:r>
      <w:r w:rsidRPr="009B526E">
        <w:rPr>
          <w:rFonts w:ascii="David" w:eastAsia="David" w:hAnsi="David" w:cs="David"/>
          <w:rtl/>
        </w:rPr>
        <w:br/>
        <w:t xml:space="preserve">4. </w:t>
      </w:r>
      <w:r w:rsidR="00D43B40" w:rsidRPr="00D43B40">
        <w:rPr>
          <w:rFonts w:ascii="David" w:eastAsia="David" w:hAnsi="David" w:cs="David"/>
          <w:rtl/>
        </w:rPr>
        <w:t>מטרות ויעדים</w:t>
      </w:r>
      <w:r w:rsidRPr="009B526E">
        <w:rPr>
          <w:rFonts w:ascii="David" w:eastAsia="David" w:hAnsi="David" w:cs="David"/>
          <w:rtl/>
        </w:rPr>
        <w:br/>
        <w:t>5. שיטה</w:t>
      </w:r>
      <w:r w:rsidRPr="009B526E">
        <w:rPr>
          <w:rFonts w:ascii="David" w:eastAsia="David" w:hAnsi="David" w:cs="David"/>
          <w:rtl/>
        </w:rPr>
        <w:br/>
        <w:t>6. תוצאות</w:t>
      </w:r>
      <w:r w:rsidRPr="009B526E">
        <w:rPr>
          <w:rFonts w:ascii="David" w:eastAsia="David" w:hAnsi="David" w:cs="David"/>
          <w:rtl/>
        </w:rPr>
        <w:br/>
        <w:t>7. דיון</w:t>
      </w:r>
      <w:r w:rsidRPr="009B526E">
        <w:rPr>
          <w:rFonts w:ascii="David" w:eastAsia="David" w:hAnsi="David" w:cs="David"/>
          <w:rtl/>
        </w:rPr>
        <w:br/>
        <w:t>8. סיכום ומסקנות</w:t>
      </w:r>
      <w:r w:rsidRPr="009B526E">
        <w:rPr>
          <w:rFonts w:ascii="David" w:eastAsia="David" w:hAnsi="David" w:cs="David"/>
          <w:rtl/>
        </w:rPr>
        <w:br/>
        <w:t>9. ביבליוגרפיה</w:t>
      </w:r>
    </w:p>
    <w:p w14:paraId="59661457" w14:textId="77777777" w:rsidR="009B526E" w:rsidRDefault="009B526E" w:rsidP="009B526E">
      <w:pPr>
        <w:bidi/>
        <w:jc w:val="center"/>
        <w:rPr>
          <w:rFonts w:ascii="David" w:eastAsia="David" w:hAnsi="David" w:cs="David"/>
          <w:b/>
          <w:bCs/>
          <w:sz w:val="28"/>
          <w:szCs w:val="28"/>
          <w:rtl/>
        </w:rPr>
      </w:pPr>
    </w:p>
    <w:p w14:paraId="554A6095" w14:textId="61D23C74" w:rsidR="009B526E" w:rsidRPr="009B526E" w:rsidRDefault="009B526E" w:rsidP="009B526E">
      <w:pPr>
        <w:bidi/>
        <w:jc w:val="center"/>
        <w:rPr>
          <w:rFonts w:ascii="David" w:eastAsia="David" w:hAnsi="David" w:cs="David"/>
          <w:b/>
          <w:bCs/>
          <w:sz w:val="28"/>
          <w:szCs w:val="28"/>
          <w:lang w:val="en-IL"/>
        </w:rPr>
      </w:pPr>
      <w:r w:rsidRPr="009B526E">
        <w:rPr>
          <w:rFonts w:ascii="David" w:eastAsia="David" w:hAnsi="David" w:cs="David"/>
          <w:b/>
          <w:bCs/>
          <w:sz w:val="28"/>
          <w:szCs w:val="28"/>
          <w:rtl/>
        </w:rPr>
        <w:t>תקציר</w:t>
      </w:r>
    </w:p>
    <w:p w14:paraId="3BFF9F33" w14:textId="22563BB1" w:rsidR="009B526E" w:rsidRDefault="00581ECD" w:rsidP="00581ECD">
      <w:pPr>
        <w:bidi/>
        <w:spacing w:line="360" w:lineRule="auto"/>
        <w:rPr>
          <w:rFonts w:ascii="David" w:eastAsia="David" w:hAnsi="David" w:cs="David"/>
          <w:b/>
          <w:bCs/>
          <w:sz w:val="28"/>
          <w:szCs w:val="28"/>
          <w:rtl/>
        </w:rPr>
      </w:pPr>
      <w:r>
        <w:rPr>
          <w:rFonts w:ascii="David" w:hAnsi="David" w:cs="David"/>
          <w:rtl/>
        </w:rPr>
        <w:t>המחקר הנוכחי בוחן האם מודלי שפה גדולים (</w:t>
      </w:r>
      <w:r>
        <w:rPr>
          <w:rFonts w:ascii="David" w:hAnsi="David" w:cs="David"/>
        </w:rPr>
        <w:t>LLMs</w:t>
      </w:r>
      <w:r>
        <w:rPr>
          <w:rFonts w:ascii="David" w:hAnsi="David" w:cs="David"/>
          <w:rtl/>
        </w:rPr>
        <w:t xml:space="preserve">) בגישת </w:t>
      </w:r>
      <w:r>
        <w:rPr>
          <w:rFonts w:ascii="David" w:hAnsi="David" w:cs="David"/>
        </w:rPr>
        <w:t>Zero-Shot</w:t>
      </w:r>
      <w:r>
        <w:rPr>
          <w:rFonts w:ascii="David" w:hAnsi="David" w:cs="David"/>
          <w:rtl/>
        </w:rPr>
        <w:t xml:space="preserve"> יכולים להתחרות במודלי </w:t>
      </w:r>
      <w:r>
        <w:rPr>
          <w:rFonts w:ascii="David" w:hAnsi="David" w:cs="David"/>
        </w:rPr>
        <w:t>Transformer</w:t>
      </w:r>
      <w:r>
        <w:rPr>
          <w:rFonts w:ascii="David" w:hAnsi="David" w:cs="David"/>
          <w:rtl/>
        </w:rPr>
        <w:t xml:space="preserve"> שעברו התאמה ייעודית (</w:t>
      </w:r>
      <w:r>
        <w:rPr>
          <w:rFonts w:ascii="David" w:hAnsi="David" w:cs="David"/>
        </w:rPr>
        <w:t>Fine-Tuning</w:t>
      </w:r>
      <w:r>
        <w:rPr>
          <w:rFonts w:ascii="David" w:hAnsi="David" w:cs="David"/>
          <w:rtl/>
        </w:rPr>
        <w:t xml:space="preserve">), במשימת סיווג מידע כוזב ושמועות ברשת החברתית </w:t>
      </w:r>
      <w:r>
        <w:rPr>
          <w:rFonts w:ascii="David" w:hAnsi="David" w:cs="David"/>
        </w:rPr>
        <w:t>X</w:t>
      </w:r>
      <w:r>
        <w:rPr>
          <w:rFonts w:ascii="David" w:hAnsi="David" w:cs="David"/>
          <w:rtl/>
        </w:rPr>
        <w:t xml:space="preserve"> (לשעבר </w:t>
      </w:r>
      <w:proofErr w:type="spellStart"/>
      <w:r>
        <w:rPr>
          <w:rFonts w:ascii="David" w:hAnsi="David" w:cs="David"/>
          <w:rtl/>
        </w:rPr>
        <w:t>טוויטר</w:t>
      </w:r>
      <w:proofErr w:type="spellEnd"/>
      <w:r>
        <w:rPr>
          <w:rFonts w:ascii="David" w:hAnsi="David" w:cs="David"/>
          <w:rtl/>
        </w:rPr>
        <w:t>) בזמן אירועי חירום. המחקר הקיף 7 מאגרי נתונים בעלי כיסוי מלא (ביניהם הפיגוע במנצ'סטר, אבעבועות הקוף, ו-</w:t>
      </w:r>
      <w:r>
        <w:rPr>
          <w:rFonts w:ascii="David" w:hAnsi="David" w:cs="David"/>
        </w:rPr>
        <w:t>PHEME</w:t>
      </w:r>
      <w:r>
        <w:rPr>
          <w:rFonts w:ascii="David" w:hAnsi="David" w:cs="David"/>
          <w:rtl/>
        </w:rPr>
        <w:t xml:space="preserve">) ו-54 שילובי מודל-מאגר. נבדקו 4 מודלים מכווננים ו-5 מודלי </w:t>
      </w:r>
      <w:r>
        <w:rPr>
          <w:rFonts w:ascii="David" w:hAnsi="David" w:cs="David"/>
        </w:rPr>
        <w:t>Zero-Shot</w:t>
      </w:r>
      <w:r>
        <w:rPr>
          <w:rFonts w:ascii="David" w:hAnsi="David" w:cs="David"/>
          <w:rtl/>
        </w:rPr>
        <w:t xml:space="preserve">. הממצאים המרכזיים מראים כי מודלים שעברו </w:t>
      </w:r>
      <w:r>
        <w:rPr>
          <w:rFonts w:ascii="David" w:hAnsi="David" w:cs="David"/>
        </w:rPr>
        <w:t>Fine-Tuning</w:t>
      </w:r>
      <w:r>
        <w:rPr>
          <w:rFonts w:ascii="David" w:hAnsi="David" w:cs="David"/>
          <w:rtl/>
        </w:rPr>
        <w:t xml:space="preserve"> ניצחו בכל 7 המאגרים, מה שאושש את ההשערה כי התאמת דומיין מהותית להצלחה. מודל </w:t>
      </w:r>
      <w:proofErr w:type="spellStart"/>
      <w:r>
        <w:rPr>
          <w:rFonts w:ascii="David" w:hAnsi="David" w:cs="David"/>
        </w:rPr>
        <w:t>BERTweet</w:t>
      </w:r>
      <w:proofErr w:type="spellEnd"/>
      <w:r>
        <w:rPr>
          <w:rFonts w:ascii="David" w:hAnsi="David" w:cs="David"/>
          <w:rtl/>
        </w:rPr>
        <w:t xml:space="preserve"> הפגין את הביצועים הטובים ביותר (ניצח ב-5 מתוך 7 מאגרים). בנוסף, נמצא כי גודל מודל ה-</w:t>
      </w:r>
      <w:r>
        <w:rPr>
          <w:rFonts w:ascii="David" w:hAnsi="David" w:cs="David"/>
        </w:rPr>
        <w:t>LLM</w:t>
      </w:r>
      <w:r>
        <w:rPr>
          <w:rFonts w:ascii="David" w:hAnsi="David" w:cs="David"/>
          <w:rtl/>
        </w:rPr>
        <w:t xml:space="preserve"> אינו מנבא ביצועים בגישת </w:t>
      </w:r>
      <w:r>
        <w:rPr>
          <w:rFonts w:ascii="David" w:hAnsi="David" w:cs="David"/>
        </w:rPr>
        <w:t>Zero-Shot</w:t>
      </w:r>
      <w:r>
        <w:rPr>
          <w:rFonts w:ascii="David" w:hAnsi="David" w:cs="David"/>
          <w:rtl/>
        </w:rPr>
        <w:t>, וכי עיקר הקושי של גישה זו נובע מסיווג מחלקת ה-</w:t>
      </w:r>
      <w:r>
        <w:rPr>
          <w:rFonts w:ascii="David" w:hAnsi="David" w:cs="David"/>
        </w:rPr>
        <w:t>unrelated</w:t>
      </w:r>
      <w:r>
        <w:rPr>
          <w:rFonts w:ascii="David" w:hAnsi="David" w:cs="David"/>
          <w:rtl/>
        </w:rPr>
        <w:t>. מסקנות אלו מדגישות את היתרון המובהק של אימון מותאם-דומיין על פני מודלים כלליים בסביבות עתירות רעש לשוני.</w:t>
      </w:r>
    </w:p>
    <w:p w14:paraId="00000018" w14:textId="3B475E76" w:rsidR="00C20A6D" w:rsidRDefault="00B44214" w:rsidP="009B526E">
      <w:pPr>
        <w:bidi/>
        <w:jc w:val="center"/>
        <w:rPr>
          <w:rFonts w:ascii="David" w:eastAsia="David" w:hAnsi="David" w:cs="David"/>
          <w:b/>
          <w:bCs/>
          <w:sz w:val="28"/>
          <w:szCs w:val="28"/>
        </w:rPr>
      </w:pPr>
      <w:r>
        <w:rPr>
          <w:rFonts w:ascii="David" w:eastAsia="David" w:hAnsi="David" w:cs="David"/>
          <w:b/>
          <w:bCs/>
          <w:sz w:val="28"/>
          <w:szCs w:val="28"/>
          <w:rtl/>
        </w:rPr>
        <w:t>מבוא</w:t>
      </w:r>
    </w:p>
    <w:p w14:paraId="00000019" w14:textId="77777777" w:rsidR="00C20A6D" w:rsidRDefault="00B44214" w:rsidP="00DB3514">
      <w:pPr>
        <w:bidi/>
        <w:spacing w:line="360" w:lineRule="auto"/>
        <w:jc w:val="both"/>
        <w:rPr>
          <w:rFonts w:ascii="David" w:eastAsia="David" w:hAnsi="David" w:cs="David"/>
          <w:b/>
          <w:bCs/>
          <w:u w:val="single"/>
        </w:rPr>
      </w:pPr>
      <w:r>
        <w:rPr>
          <w:rFonts w:ascii="David" w:eastAsia="David" w:hAnsi="David" w:cs="David"/>
          <w:b/>
          <w:bCs/>
          <w:u w:val="single"/>
          <w:rtl/>
        </w:rPr>
        <w:t>רקע</w:t>
      </w:r>
    </w:p>
    <w:p w14:paraId="64583B76" w14:textId="77777777" w:rsidR="00593B6C" w:rsidRPr="00593B6C" w:rsidRDefault="00593B6C" w:rsidP="00593B6C">
      <w:pPr>
        <w:bidi/>
        <w:spacing w:line="360" w:lineRule="auto"/>
        <w:jc w:val="both"/>
        <w:rPr>
          <w:rFonts w:ascii="David" w:eastAsia="David" w:hAnsi="David" w:cs="David"/>
        </w:rPr>
      </w:pPr>
      <w:r w:rsidRPr="00593B6C">
        <w:rPr>
          <w:rFonts w:ascii="David" w:eastAsia="David" w:hAnsi="David" w:cs="David"/>
          <w:rtl/>
        </w:rPr>
        <w:t>בעשור האחרון חלה התקדמות משמעותית בתחום עיבוד השפה הטבעית</w:t>
      </w:r>
      <w:r w:rsidRPr="00593B6C">
        <w:rPr>
          <w:rFonts w:ascii="David" w:eastAsia="David" w:hAnsi="David" w:cs="David"/>
        </w:rPr>
        <w:t xml:space="preserve"> (Natural Language Processing – NLP), </w:t>
      </w:r>
      <w:r w:rsidRPr="00593B6C">
        <w:rPr>
          <w:rFonts w:ascii="David" w:eastAsia="David" w:hAnsi="David" w:cs="David"/>
          <w:rtl/>
        </w:rPr>
        <w:t>בעיקר בעקבות פיתוח מודלים מבוססי ארכיטקטורת</w:t>
      </w:r>
      <w:r w:rsidRPr="00593B6C">
        <w:rPr>
          <w:rFonts w:ascii="David" w:eastAsia="David" w:hAnsi="David" w:cs="David"/>
        </w:rPr>
        <w:t xml:space="preserve"> Transformer. </w:t>
      </w:r>
      <w:r w:rsidRPr="00593B6C">
        <w:rPr>
          <w:rFonts w:ascii="David" w:eastAsia="David" w:hAnsi="David" w:cs="David"/>
          <w:rtl/>
        </w:rPr>
        <w:t>מודלים אלו אפשרו שיפור ניכר בביצועי משימות לשוניות שונות, כגון סיווג טקסט, ניתוח סנטימנט, זיהוי ישויות והבנת הקשר. בשנים האחרונות, התפתחותם של מודלי שפה גדולים</w:t>
      </w:r>
      <w:r w:rsidRPr="00593B6C">
        <w:rPr>
          <w:rFonts w:ascii="David" w:eastAsia="David" w:hAnsi="David" w:cs="David"/>
        </w:rPr>
        <w:t xml:space="preserve"> (Large Language Models – LLMs), </w:t>
      </w:r>
      <w:r w:rsidRPr="00593B6C">
        <w:rPr>
          <w:rFonts w:ascii="David" w:eastAsia="David" w:hAnsi="David" w:cs="David"/>
          <w:rtl/>
        </w:rPr>
        <w:t xml:space="preserve">המאומנים על כמויות עצומות של טקסטים מגוונים, הובילה ליכולת לבצע משימות מורכבות גם ללא אימון ייעודי על דאטה-סט ספציפי, גישה המכונה </w:t>
      </w:r>
      <w:r w:rsidRPr="00593B6C">
        <w:rPr>
          <w:rFonts w:ascii="David" w:eastAsia="David" w:hAnsi="David" w:cs="David"/>
          <w:b/>
          <w:bCs/>
        </w:rPr>
        <w:t>Zero-Shot Learning</w:t>
      </w:r>
      <w:r w:rsidRPr="00593B6C">
        <w:rPr>
          <w:rFonts w:ascii="David" w:eastAsia="David" w:hAnsi="David" w:cs="David"/>
        </w:rPr>
        <w:t>.</w:t>
      </w:r>
    </w:p>
    <w:p w14:paraId="27EDFD07" w14:textId="77777777" w:rsidR="00593B6C" w:rsidRPr="00593B6C" w:rsidRDefault="00593B6C" w:rsidP="00593B6C">
      <w:pPr>
        <w:bidi/>
        <w:spacing w:line="360" w:lineRule="auto"/>
        <w:jc w:val="both"/>
        <w:rPr>
          <w:rFonts w:ascii="David" w:eastAsia="David" w:hAnsi="David" w:cs="David"/>
        </w:rPr>
      </w:pPr>
      <w:r w:rsidRPr="00593B6C">
        <w:rPr>
          <w:rFonts w:ascii="David" w:eastAsia="David" w:hAnsi="David" w:cs="David"/>
          <w:rtl/>
        </w:rPr>
        <w:t>בבסיסה, יכולת ה</w:t>
      </w:r>
      <w:r w:rsidRPr="00593B6C">
        <w:rPr>
          <w:rFonts w:ascii="David" w:eastAsia="David" w:hAnsi="David" w:cs="David"/>
        </w:rPr>
        <w:t>-</w:t>
      </w:r>
      <w:r w:rsidRPr="00593B6C">
        <w:rPr>
          <w:rFonts w:ascii="David" w:eastAsia="David" w:hAnsi="David" w:cs="David"/>
          <w:b/>
          <w:bCs/>
        </w:rPr>
        <w:t>Zero-Shot</w:t>
      </w:r>
      <w:r w:rsidRPr="00593B6C">
        <w:rPr>
          <w:rFonts w:ascii="David" w:eastAsia="David" w:hAnsi="David" w:cs="David"/>
        </w:rPr>
        <w:t xml:space="preserve"> </w:t>
      </w:r>
      <w:r w:rsidRPr="00593B6C">
        <w:rPr>
          <w:rFonts w:ascii="David" w:eastAsia="David" w:hAnsi="David" w:cs="David"/>
          <w:rtl/>
        </w:rPr>
        <w:t>מאפשרת למודל להכליל ידע שנרכש במהלך שלב האימון הכללי לצורך פתרון בעיות או סיווג נתונים מקטגוריות חדשות שהמודל לא נחשף אליהן קודם לכן. במקום להסתמך על דוגמאות מתויגות מראש עבור המשימה הספציפית, המודל משתמש בהבנה הסמנטית של השפה ובהקשר המופיע בהנחיה</w:t>
      </w:r>
      <w:r w:rsidRPr="00593B6C">
        <w:rPr>
          <w:rFonts w:ascii="David" w:eastAsia="David" w:hAnsi="David" w:cs="David"/>
        </w:rPr>
        <w:t xml:space="preserve"> (Prompt) </w:t>
      </w:r>
      <w:r w:rsidRPr="00593B6C">
        <w:rPr>
          <w:rFonts w:ascii="David" w:eastAsia="David" w:hAnsi="David" w:cs="David"/>
          <w:rtl/>
        </w:rPr>
        <w:t>כדי להסיק את התוצאה הרצויה. יכולת זו מעוררת עניין רב במחקר וביישומים מעשיים, שכן היא מציעה חלופה גמישה ומהירה למודלים המסורתיים הדורשים תהליך אימון יקר, ממושך וצורך משאבים על גבי בסיסי נתונים ייעודיים</w:t>
      </w:r>
      <w:r w:rsidRPr="00593B6C">
        <w:rPr>
          <w:rFonts w:ascii="David" w:eastAsia="David" w:hAnsi="David" w:cs="David"/>
        </w:rPr>
        <w:t>.</w:t>
      </w:r>
    </w:p>
    <w:p w14:paraId="0000001B" w14:textId="02458AE7" w:rsidR="00C20A6D" w:rsidRDefault="00B44214" w:rsidP="00265405">
      <w:pPr>
        <w:bidi/>
        <w:spacing w:line="360" w:lineRule="auto"/>
        <w:jc w:val="both"/>
        <w:rPr>
          <w:rFonts w:ascii="David" w:eastAsia="David" w:hAnsi="David" w:cs="David"/>
        </w:rPr>
      </w:pPr>
      <w:r>
        <w:rPr>
          <w:rFonts w:ascii="David" w:eastAsia="David" w:hAnsi="David" w:cs="David"/>
          <w:rtl/>
        </w:rPr>
        <w:t xml:space="preserve">מתוך התקדמות טכנולוגית זו עולה שאלה מחקרית רחבה: </w:t>
      </w:r>
      <w:r w:rsidR="00E52797" w:rsidRPr="00E52797">
        <w:rPr>
          <w:rFonts w:ascii="David" w:eastAsia="David" w:hAnsi="David" w:cs="David"/>
          <w:rtl/>
        </w:rPr>
        <w:t>האם ניתן להשתמש במודלי שפה גדולים כמסווגים ללא אימון מקדים</w:t>
      </w:r>
      <w:r w:rsidR="00F5118D">
        <w:rPr>
          <w:rFonts w:ascii="David" w:eastAsia="David" w:hAnsi="David" w:cs="David" w:hint="cs"/>
          <w:rtl/>
        </w:rPr>
        <w:t xml:space="preserve"> בנושאים ספציפיים כדוגמת מידע כוזב מול מידע אמין</w:t>
      </w:r>
      <w:r>
        <w:rPr>
          <w:rFonts w:ascii="David" w:eastAsia="David" w:hAnsi="David" w:cs="David"/>
          <w:rtl/>
        </w:rPr>
        <w:t xml:space="preserve">? שאלה זו מהותית הן </w:t>
      </w:r>
      <w:r>
        <w:rPr>
          <w:rFonts w:ascii="David" w:eastAsia="David" w:hAnsi="David" w:cs="David"/>
          <w:rtl/>
        </w:rPr>
        <w:lastRenderedPageBreak/>
        <w:t xml:space="preserve">בהיבט המדעי, להבנת גבולות היכולת של מודלים כלליים, והן בהיבט היישומי, נוכח השיקולים של עלות, זמן וזמינות נתונים. בחינת שאלה זו מחייבת התמקדות </w:t>
      </w:r>
      <w:proofErr w:type="spellStart"/>
      <w:r>
        <w:rPr>
          <w:rFonts w:ascii="David" w:eastAsia="David" w:hAnsi="David" w:cs="David"/>
          <w:rtl/>
        </w:rPr>
        <w:t>בדומיין</w:t>
      </w:r>
      <w:proofErr w:type="spellEnd"/>
      <w:r>
        <w:rPr>
          <w:rFonts w:ascii="David" w:eastAsia="David" w:hAnsi="David" w:cs="David"/>
          <w:rtl/>
        </w:rPr>
        <w:t xml:space="preserve"> מאתגר, בו נדרשת הבנה לשונית עמוקה ורגישות להקשר.</w:t>
      </w:r>
    </w:p>
    <w:p w14:paraId="0000001C" w14:textId="3DF76563" w:rsidR="00C20A6D" w:rsidRDefault="00B44214" w:rsidP="00265405">
      <w:pPr>
        <w:bidi/>
        <w:spacing w:line="360" w:lineRule="auto"/>
        <w:jc w:val="both"/>
        <w:rPr>
          <w:rFonts w:ascii="David" w:eastAsia="David" w:hAnsi="David" w:cs="David"/>
        </w:rPr>
      </w:pPr>
      <w:r>
        <w:rPr>
          <w:rFonts w:ascii="David" w:eastAsia="David" w:hAnsi="David" w:cs="David"/>
          <w:rtl/>
        </w:rPr>
        <w:t xml:space="preserve">רשת </w:t>
      </w:r>
      <w:r>
        <w:rPr>
          <w:rFonts w:ascii="David" w:eastAsia="David" w:hAnsi="David" w:cs="David"/>
        </w:rPr>
        <w:t>X</w:t>
      </w:r>
      <w:r>
        <w:rPr>
          <w:rFonts w:ascii="David" w:eastAsia="David" w:hAnsi="David" w:cs="David"/>
          <w:rtl/>
        </w:rPr>
        <w:t xml:space="preserve"> (הידועה כ-</w:t>
      </w:r>
      <w:r>
        <w:rPr>
          <w:rFonts w:ascii="David" w:eastAsia="David" w:hAnsi="David" w:cs="David"/>
        </w:rPr>
        <w:t>Twitter</w:t>
      </w:r>
      <w:r>
        <w:rPr>
          <w:rFonts w:ascii="David" w:eastAsia="David" w:hAnsi="David" w:cs="David"/>
          <w:rtl/>
        </w:rPr>
        <w:t xml:space="preserve">) מהווה כיום זירה מרכזית לשיח ציבורי, פוליטי וחברתי, ומשמשת מקור מדיה משמעותי לעיצוב דעת קהל ולהפצת מידע בזמן אמת. ציוצים משקפים תגובות מיידיות לאירועים אקטואליים, מבטאים עמדות אישיות וקולקטיביות, ולעיתים אף מקדימים את הסיקור באמצעי תקשורת מסורתיים. בשל השפעתה הרבה של הפלטפורמה, ניתוח אוטומטי של ציוצים מאפשר הבנה מעמיקה של מגמות חברתיות, עמדות ציבוריות ודפוסי שיח, וכן זיהוי תופעות כגון שיח פוגעני או הפצת מידע </w:t>
      </w:r>
      <w:r w:rsidR="00EA5890">
        <w:rPr>
          <w:rFonts w:ascii="David" w:eastAsia="David" w:hAnsi="David" w:cs="David" w:hint="cs"/>
          <w:rtl/>
        </w:rPr>
        <w:t>כוזב</w:t>
      </w:r>
      <w:r>
        <w:rPr>
          <w:rFonts w:ascii="David" w:eastAsia="David" w:hAnsi="David" w:cs="David"/>
          <w:rtl/>
        </w:rPr>
        <w:t>. לאור זאת, קיימת חשיבות רבה לבחינת מהימנות הסיווג של ציוצים, שכן תוצאות בלתי מהימנות עלולות להוביל למסקנות שגויות במחקרים חברתיים וביישומים מבוססי נתונים.</w:t>
      </w:r>
    </w:p>
    <w:p w14:paraId="0000001E" w14:textId="2209DA13" w:rsidR="00C20A6D" w:rsidRDefault="00B44214" w:rsidP="00265405">
      <w:pPr>
        <w:bidi/>
        <w:spacing w:line="360" w:lineRule="auto"/>
        <w:jc w:val="both"/>
        <w:rPr>
          <w:rFonts w:ascii="David" w:eastAsia="David" w:hAnsi="David" w:cs="David"/>
        </w:rPr>
      </w:pPr>
      <w:r>
        <w:rPr>
          <w:rFonts w:ascii="David" w:eastAsia="David" w:hAnsi="David" w:cs="David"/>
          <w:rtl/>
        </w:rPr>
        <w:t xml:space="preserve">הבעיה המרכזית בה מתמקד מחקר זה היא בחינת הפערים בביצועי סיווג ציוצים בין מודלי שפה גדולים הפועלים בגישת </w:t>
      </w:r>
      <w:r>
        <w:rPr>
          <w:rFonts w:ascii="David" w:eastAsia="David" w:hAnsi="David" w:cs="David"/>
        </w:rPr>
        <w:t>Zero-Shot</w:t>
      </w:r>
      <w:r>
        <w:rPr>
          <w:rFonts w:ascii="David" w:eastAsia="David" w:hAnsi="David" w:cs="David"/>
          <w:rtl/>
        </w:rPr>
        <w:t xml:space="preserve"> לבין מודלים מבוססי </w:t>
      </w:r>
      <w:r>
        <w:rPr>
          <w:rFonts w:ascii="David" w:eastAsia="David" w:hAnsi="David" w:cs="David"/>
        </w:rPr>
        <w:t>Transformer</w:t>
      </w:r>
      <w:r>
        <w:rPr>
          <w:rFonts w:ascii="David" w:eastAsia="David" w:hAnsi="David" w:cs="David"/>
          <w:rtl/>
        </w:rPr>
        <w:t xml:space="preserve"> שאומנו או עברו </w:t>
      </w:r>
      <w:r>
        <w:rPr>
          <w:rFonts w:ascii="David" w:eastAsia="David" w:hAnsi="David" w:cs="David"/>
        </w:rPr>
        <w:t>Fine-Tuning</w:t>
      </w:r>
      <w:r>
        <w:rPr>
          <w:rFonts w:ascii="David" w:eastAsia="David" w:hAnsi="David" w:cs="David"/>
          <w:rtl/>
        </w:rPr>
        <w:t xml:space="preserve"> ייעודי על אותם דאטה סטים. בפרט, נבחנת השאלה האם מודלי </w:t>
      </w:r>
      <w:r>
        <w:rPr>
          <w:rFonts w:ascii="David" w:eastAsia="David" w:hAnsi="David" w:cs="David"/>
        </w:rPr>
        <w:t>Zero-Shot</w:t>
      </w:r>
      <w:r>
        <w:rPr>
          <w:rFonts w:ascii="David" w:eastAsia="David" w:hAnsi="David" w:cs="David"/>
          <w:rtl/>
        </w:rPr>
        <w:t xml:space="preserve"> מסוגלים לספק רמת דיוק ומהימנות דומה לזו של מודלים מאומנים, בהתמודדות עם המורכבות הלשונית והחברתית המאפיינת ציוצים</w:t>
      </w:r>
      <w:r w:rsidR="00CC2C57">
        <w:rPr>
          <w:rFonts w:ascii="David" w:eastAsia="David" w:hAnsi="David" w:cs="David" w:hint="cs"/>
          <w:rtl/>
        </w:rPr>
        <w:t xml:space="preserve"> בנושא מידע כוזב</w:t>
      </w:r>
      <w:r>
        <w:rPr>
          <w:rFonts w:ascii="David" w:eastAsia="David" w:hAnsi="David" w:cs="David"/>
          <w:rtl/>
        </w:rPr>
        <w:t>.</w:t>
      </w:r>
    </w:p>
    <w:p w14:paraId="0000001F" w14:textId="77777777" w:rsidR="00C20A6D" w:rsidRDefault="00B44214" w:rsidP="00265405">
      <w:pPr>
        <w:bidi/>
        <w:spacing w:line="360" w:lineRule="auto"/>
        <w:jc w:val="both"/>
        <w:rPr>
          <w:rFonts w:ascii="David" w:eastAsia="David" w:hAnsi="David" w:cs="David"/>
          <w:rtl/>
        </w:rPr>
      </w:pPr>
      <w:r>
        <w:rPr>
          <w:rFonts w:ascii="David" w:eastAsia="David" w:hAnsi="David" w:cs="David"/>
          <w:rtl/>
        </w:rPr>
        <w:t xml:space="preserve">הרציונל למחקר נשען על הצורך להעריך את הכדאיות המדעית והיישומית של שימוש במודלי </w:t>
      </w:r>
      <w:r>
        <w:rPr>
          <w:rFonts w:ascii="David" w:eastAsia="David" w:hAnsi="David" w:cs="David"/>
        </w:rPr>
        <w:t>Zero-Shot</w:t>
      </w:r>
      <w:r>
        <w:rPr>
          <w:rFonts w:ascii="David" w:eastAsia="David" w:hAnsi="David" w:cs="David"/>
          <w:rtl/>
        </w:rPr>
        <w:t xml:space="preserve"> לצורכי סיווג טקסט ברשתות חברתיות. אם יימצא כי מודלים אלו מציגים ביצועים תחרותיים, ניתן יהיה לצמצם את הצורך בתהליכי אימון ייעודיים ולהרחיב את השימוש בניתוח טקסט אוטומטי גם בתחומים בהם נתוני אימון מוגבלים. מנגד, זיהוי מגבלותיהם של מודלי </w:t>
      </w:r>
      <w:r>
        <w:rPr>
          <w:rFonts w:ascii="David" w:eastAsia="David" w:hAnsi="David" w:cs="David"/>
        </w:rPr>
        <w:t>Zero-Shot</w:t>
      </w:r>
      <w:r>
        <w:rPr>
          <w:rFonts w:ascii="David" w:eastAsia="David" w:hAnsi="David" w:cs="David"/>
          <w:rtl/>
        </w:rPr>
        <w:t xml:space="preserve"> יתרום להבנת תחומי החוזק והחולשה של גישות שונות בעיבוד שפה טבעית, וינחה מחקרים ויישומים עתידיים בתחום.</w:t>
      </w:r>
    </w:p>
    <w:p w14:paraId="4FD9FB21" w14:textId="2037941E" w:rsidR="00197B6C" w:rsidRDefault="00197B6C" w:rsidP="00593B6C">
      <w:pPr>
        <w:bidi/>
        <w:spacing w:before="240" w:after="240" w:line="360" w:lineRule="auto"/>
        <w:jc w:val="both"/>
        <w:rPr>
          <w:rFonts w:ascii="David" w:eastAsia="David" w:hAnsi="David" w:cs="David"/>
        </w:rPr>
      </w:pPr>
      <w:r>
        <w:rPr>
          <w:rFonts w:ascii="David" w:eastAsia="David" w:hAnsi="David" w:cs="David"/>
          <w:rtl/>
        </w:rPr>
        <w:t xml:space="preserve">חשיבותו של מחקר זה טמונה בפוטנציאל </w:t>
      </w:r>
      <w:proofErr w:type="spellStart"/>
      <w:r>
        <w:rPr>
          <w:rFonts w:ascii="David" w:eastAsia="David" w:hAnsi="David" w:cs="David"/>
          <w:rtl/>
        </w:rPr>
        <w:t>להנגיש</w:t>
      </w:r>
      <w:proofErr w:type="spellEnd"/>
      <w:r>
        <w:rPr>
          <w:rFonts w:ascii="David" w:eastAsia="David" w:hAnsi="David" w:cs="David"/>
          <w:rtl/>
        </w:rPr>
        <w:t xml:space="preserve"> כלי ניתוח טקסט מתקדמים לקהלים רחבים ללא צורך בידע טכני מורכב או במשאבים כלכליים משמעותיים. מבחינה יישומית, הוכחת היכולות של מודלי </w:t>
      </w:r>
      <w:r>
        <w:rPr>
          <w:rFonts w:ascii="David" w:eastAsia="David" w:hAnsi="David" w:cs="David"/>
        </w:rPr>
        <w:t>Zero-Shot</w:t>
      </w:r>
      <w:r>
        <w:rPr>
          <w:rFonts w:ascii="David" w:eastAsia="David" w:hAnsi="David" w:cs="David"/>
          <w:rtl/>
        </w:rPr>
        <w:t xml:space="preserve"> תאפשר לארגוני חברה אזרחית, חוקרים באקדמיה וגופי חירום לנתח זרמי מידע אדירים בזמן אמת, ולזהות מגמות או איומים מבלי להמתין לשלבי תיוג ואימון ארוכים. מבחינה מדעית, המחקר תורם להבנת גבולות הדיוק של בינה מלאכותית יוצרת (</w:t>
      </w:r>
      <w:r w:rsidR="00593B6C" w:rsidRPr="00593B6C">
        <w:rPr>
          <w:rFonts w:ascii="David" w:eastAsia="David" w:hAnsi="David" w:cs="David"/>
        </w:rPr>
        <w:t>Generative Artificial Intelligence</w:t>
      </w:r>
      <w:r>
        <w:rPr>
          <w:rFonts w:ascii="David" w:eastAsia="David" w:hAnsi="David" w:cs="David"/>
          <w:rtl/>
        </w:rPr>
        <w:t>) אל מול מודלים מומחים, ומספק קריטריונים ברורים למצבים שבהם ניתן להסתמך על מודל כללי לעומת מצבים שבהם הדיוק המחקרי מחייב פיתוח ייעודי.</w:t>
      </w:r>
    </w:p>
    <w:p w14:paraId="643386F4" w14:textId="77777777" w:rsidR="00510FE4" w:rsidRPr="00510FE4" w:rsidRDefault="00510FE4" w:rsidP="00510FE4">
      <w:pPr>
        <w:bidi/>
        <w:spacing w:line="360" w:lineRule="auto"/>
        <w:jc w:val="both"/>
        <w:rPr>
          <w:rFonts w:ascii="David" w:eastAsia="David" w:hAnsi="David" w:cs="David"/>
          <w:b/>
          <w:bCs/>
        </w:rPr>
      </w:pPr>
      <w:r w:rsidRPr="00510FE4">
        <w:rPr>
          <w:rFonts w:ascii="David" w:eastAsia="David" w:hAnsi="David" w:cs="David"/>
          <w:b/>
          <w:bCs/>
          <w:rtl/>
        </w:rPr>
        <w:t>מטרות ויעדים</w:t>
      </w:r>
    </w:p>
    <w:p w14:paraId="27CD3C72" w14:textId="77777777" w:rsidR="00510FE4" w:rsidRPr="00510FE4" w:rsidRDefault="00510FE4" w:rsidP="00510FE4">
      <w:pPr>
        <w:bidi/>
        <w:spacing w:line="360" w:lineRule="auto"/>
        <w:jc w:val="both"/>
        <w:rPr>
          <w:rFonts w:ascii="David" w:eastAsia="David" w:hAnsi="David" w:cs="David"/>
        </w:rPr>
      </w:pPr>
      <w:r w:rsidRPr="00510FE4">
        <w:rPr>
          <w:rFonts w:ascii="David" w:eastAsia="David" w:hAnsi="David" w:cs="David"/>
          <w:b/>
          <w:bCs/>
          <w:rtl/>
        </w:rPr>
        <w:t>מטרת המחקר, שאלת המחקר והשערות</w:t>
      </w:r>
      <w:r w:rsidRPr="00510FE4">
        <w:rPr>
          <w:rFonts w:ascii="David" w:eastAsia="David" w:hAnsi="David" w:cs="David"/>
          <w:rtl/>
        </w:rPr>
        <w:t xml:space="preserve"> מטרתו המרכזית של מחקר זה היא לבחון את תקפותם ודיוקם של מודלי שפה גדולים</w:t>
      </w:r>
      <w:r w:rsidRPr="00510FE4">
        <w:rPr>
          <w:rFonts w:ascii="David" w:eastAsia="David" w:hAnsi="David" w:cs="David"/>
        </w:rPr>
        <w:t xml:space="preserve"> (LLMs) </w:t>
      </w:r>
      <w:r w:rsidRPr="00510FE4">
        <w:rPr>
          <w:rFonts w:ascii="David" w:eastAsia="David" w:hAnsi="David" w:cs="David"/>
          <w:rtl/>
        </w:rPr>
        <w:t>בגישת</w:t>
      </w:r>
      <w:r w:rsidRPr="00510FE4">
        <w:rPr>
          <w:rFonts w:ascii="David" w:eastAsia="David" w:hAnsi="David" w:cs="David"/>
        </w:rPr>
        <w:t xml:space="preserve"> Zero-Shot </w:t>
      </w:r>
      <w:r w:rsidRPr="00510FE4">
        <w:rPr>
          <w:rFonts w:ascii="David" w:eastAsia="David" w:hAnsi="David" w:cs="David"/>
          <w:rtl/>
        </w:rPr>
        <w:t>כחלופה למודלים המצריכים אימון ייעודי</w:t>
      </w:r>
      <w:r w:rsidRPr="00510FE4">
        <w:rPr>
          <w:rFonts w:ascii="David" w:eastAsia="David" w:hAnsi="David" w:cs="David"/>
        </w:rPr>
        <w:t xml:space="preserve"> (Fine-Tuning) </w:t>
      </w:r>
      <w:r w:rsidRPr="00510FE4">
        <w:rPr>
          <w:rFonts w:ascii="David" w:eastAsia="David" w:hAnsi="David" w:cs="David"/>
          <w:rtl/>
        </w:rPr>
        <w:t>במשימות של סיווג מידע כוזב בזמן אמת</w:t>
      </w:r>
      <w:r w:rsidRPr="00510FE4">
        <w:rPr>
          <w:rFonts w:ascii="David" w:eastAsia="David" w:hAnsi="David" w:cs="David"/>
        </w:rPr>
        <w:t xml:space="preserve">. </w:t>
      </w:r>
      <w:r w:rsidRPr="00510FE4">
        <w:rPr>
          <w:rFonts w:ascii="David" w:eastAsia="David" w:hAnsi="David" w:cs="David"/>
          <w:rtl/>
        </w:rPr>
        <w:t>שאלת המחקר המרכזית בוחנת מהם ההבדלים בביצועי הסיווג בין מודלי</w:t>
      </w:r>
      <w:r w:rsidRPr="00510FE4">
        <w:rPr>
          <w:rFonts w:ascii="David" w:eastAsia="David" w:hAnsi="David" w:cs="David"/>
        </w:rPr>
        <w:t xml:space="preserve"> LLM </w:t>
      </w:r>
      <w:r w:rsidRPr="00510FE4">
        <w:rPr>
          <w:rFonts w:ascii="David" w:eastAsia="David" w:hAnsi="David" w:cs="David"/>
          <w:rtl/>
        </w:rPr>
        <w:t>הפועלים ללא חשיפה מוקדמת לנתונים, לבין מודלים מבוססי</w:t>
      </w:r>
      <w:r w:rsidRPr="00510FE4">
        <w:rPr>
          <w:rFonts w:ascii="David" w:eastAsia="David" w:hAnsi="David" w:cs="David"/>
        </w:rPr>
        <w:t xml:space="preserve"> Transformer (</w:t>
      </w:r>
      <w:r w:rsidRPr="00510FE4">
        <w:rPr>
          <w:rFonts w:ascii="David" w:eastAsia="David" w:hAnsi="David" w:cs="David"/>
          <w:rtl/>
        </w:rPr>
        <w:t>כגון</w:t>
      </w:r>
      <w:r w:rsidRPr="00510FE4">
        <w:rPr>
          <w:rFonts w:ascii="David" w:eastAsia="David" w:hAnsi="David" w:cs="David"/>
        </w:rPr>
        <w:t xml:space="preserve"> </w:t>
      </w:r>
      <w:proofErr w:type="spellStart"/>
      <w:r w:rsidRPr="00510FE4">
        <w:rPr>
          <w:rFonts w:ascii="David" w:eastAsia="David" w:hAnsi="David" w:cs="David"/>
        </w:rPr>
        <w:t>RoBERTa</w:t>
      </w:r>
      <w:proofErr w:type="spellEnd"/>
      <w:r w:rsidRPr="00510FE4">
        <w:rPr>
          <w:rFonts w:ascii="David" w:eastAsia="David" w:hAnsi="David" w:cs="David"/>
        </w:rPr>
        <w:t xml:space="preserve">) </w:t>
      </w:r>
      <w:r w:rsidRPr="00510FE4">
        <w:rPr>
          <w:rFonts w:ascii="David" w:eastAsia="David" w:hAnsi="David" w:cs="David"/>
          <w:rtl/>
        </w:rPr>
        <w:t xml:space="preserve">שעברו התאמה ייעודית </w:t>
      </w:r>
      <w:proofErr w:type="spellStart"/>
      <w:r w:rsidRPr="00510FE4">
        <w:rPr>
          <w:rFonts w:ascii="David" w:eastAsia="David" w:hAnsi="David" w:cs="David"/>
          <w:rtl/>
        </w:rPr>
        <w:t>לדומיין</w:t>
      </w:r>
      <w:proofErr w:type="spellEnd"/>
      <w:r w:rsidRPr="00510FE4">
        <w:rPr>
          <w:rFonts w:ascii="David" w:eastAsia="David" w:hAnsi="David" w:cs="David"/>
          <w:rtl/>
        </w:rPr>
        <w:t xml:space="preserve"> של אסונות וחירום</w:t>
      </w:r>
      <w:r w:rsidRPr="00510FE4">
        <w:rPr>
          <w:rFonts w:ascii="David" w:eastAsia="David" w:hAnsi="David" w:cs="David"/>
        </w:rPr>
        <w:t>.</w:t>
      </w:r>
    </w:p>
    <w:p w14:paraId="651C74AF" w14:textId="77777777" w:rsidR="00594169" w:rsidRPr="00594169" w:rsidRDefault="00594169" w:rsidP="00594169">
      <w:pPr>
        <w:bidi/>
        <w:spacing w:line="360" w:lineRule="auto"/>
        <w:jc w:val="both"/>
        <w:rPr>
          <w:rFonts w:ascii="David" w:eastAsia="David" w:hAnsi="David" w:cs="David"/>
          <w:lang w:val="en-IL"/>
        </w:rPr>
      </w:pPr>
      <w:r w:rsidRPr="00594169">
        <w:rPr>
          <w:rFonts w:ascii="David" w:eastAsia="David" w:hAnsi="David" w:cs="David"/>
          <w:rtl/>
        </w:rPr>
        <w:t xml:space="preserve">השערת המחקר הכללית היא כי מודלי </w:t>
      </w:r>
      <w:r w:rsidRPr="00594169">
        <w:rPr>
          <w:rFonts w:ascii="David" w:eastAsia="David" w:hAnsi="David" w:cs="David"/>
          <w:lang w:val="en-IL"/>
        </w:rPr>
        <w:t>Transformer</w:t>
      </w:r>
      <w:r w:rsidRPr="00594169">
        <w:rPr>
          <w:rFonts w:ascii="David" w:eastAsia="David" w:hAnsi="David" w:cs="David"/>
          <w:rtl/>
        </w:rPr>
        <w:t xml:space="preserve"> שעברו התאמה ייעודית (</w:t>
      </w:r>
      <w:r w:rsidRPr="00594169">
        <w:rPr>
          <w:rFonts w:ascii="David" w:eastAsia="David" w:hAnsi="David" w:cs="David"/>
          <w:lang w:val="en-IL"/>
        </w:rPr>
        <w:t>Fine-Tuning</w:t>
      </w:r>
      <w:r w:rsidRPr="00594169">
        <w:rPr>
          <w:rFonts w:ascii="David" w:eastAsia="David" w:hAnsi="David" w:cs="David"/>
          <w:rtl/>
        </w:rPr>
        <w:t>) ישיגו ביצועים גבוהים יותר ממודלי שפה גדולים (</w:t>
      </w:r>
      <w:r w:rsidRPr="00594169">
        <w:rPr>
          <w:rFonts w:ascii="David" w:eastAsia="David" w:hAnsi="David" w:cs="David"/>
          <w:lang w:val="en-IL"/>
        </w:rPr>
        <w:t>LLMs</w:t>
      </w:r>
      <w:r w:rsidRPr="00594169">
        <w:rPr>
          <w:rFonts w:ascii="David" w:eastAsia="David" w:hAnsi="David" w:cs="David"/>
          <w:rtl/>
        </w:rPr>
        <w:t xml:space="preserve">) בגישת </w:t>
      </w:r>
      <w:r w:rsidRPr="00594169">
        <w:rPr>
          <w:rFonts w:ascii="David" w:eastAsia="David" w:hAnsi="David" w:cs="David"/>
          <w:lang w:val="en-IL"/>
        </w:rPr>
        <w:t>Zero-Shot</w:t>
      </w:r>
      <w:r w:rsidRPr="00594169">
        <w:rPr>
          <w:rFonts w:ascii="David" w:eastAsia="David" w:hAnsi="David" w:cs="David"/>
          <w:rtl/>
        </w:rPr>
        <w:t>, בזכות חשיפתם הישירה למאפייני הדומיין ולשפת היעד בשלב האימון. עם זאת, אנו משערים כי שימוש בטכניקות הנחיה מתקדמות (</w:t>
      </w:r>
      <w:r w:rsidRPr="00594169">
        <w:rPr>
          <w:rFonts w:ascii="David" w:eastAsia="David" w:hAnsi="David" w:cs="David"/>
          <w:lang w:val="en-IL"/>
        </w:rPr>
        <w:t xml:space="preserve">Prompt </w:t>
      </w:r>
      <w:r w:rsidRPr="00594169">
        <w:rPr>
          <w:rFonts w:ascii="David" w:eastAsia="David" w:hAnsi="David" w:cs="David"/>
          <w:lang w:val="en-IL"/>
        </w:rPr>
        <w:lastRenderedPageBreak/>
        <w:t>Engineering</w:t>
      </w:r>
      <w:r w:rsidRPr="00594169">
        <w:rPr>
          <w:rFonts w:ascii="David" w:eastAsia="David" w:hAnsi="David" w:cs="David"/>
          <w:rtl/>
        </w:rPr>
        <w:t xml:space="preserve">) כגון </w:t>
      </w:r>
      <w:r w:rsidRPr="00594169">
        <w:rPr>
          <w:rFonts w:ascii="David" w:eastAsia="David" w:hAnsi="David" w:cs="David"/>
          <w:lang w:val="en-IL"/>
        </w:rPr>
        <w:t>Chain of Thought (</w:t>
      </w:r>
      <w:proofErr w:type="spellStart"/>
      <w:r w:rsidRPr="00594169">
        <w:rPr>
          <w:rFonts w:ascii="David" w:eastAsia="David" w:hAnsi="David" w:cs="David"/>
          <w:lang w:val="en-IL"/>
        </w:rPr>
        <w:t>CoT</w:t>
      </w:r>
      <w:proofErr w:type="spellEnd"/>
      <w:r w:rsidRPr="00594169">
        <w:rPr>
          <w:rFonts w:ascii="David" w:eastAsia="David" w:hAnsi="David" w:cs="David"/>
          <w:lang w:val="en-IL"/>
        </w:rPr>
        <w:t>)</w:t>
      </w:r>
      <w:r w:rsidRPr="00594169">
        <w:rPr>
          <w:rFonts w:ascii="David" w:eastAsia="David" w:hAnsi="David" w:cs="David"/>
          <w:rtl/>
        </w:rPr>
        <w:t xml:space="preserve"> יצמצם את הפער בין הגישות, אם כי לא צפוי לסגור אותו במלואו.</w:t>
      </w:r>
    </w:p>
    <w:p w14:paraId="0FB545F4" w14:textId="65D77EBA" w:rsidR="00594169" w:rsidRPr="00594169" w:rsidRDefault="00594169" w:rsidP="00594169">
      <w:pPr>
        <w:bidi/>
        <w:spacing w:line="360" w:lineRule="auto"/>
        <w:jc w:val="both"/>
        <w:rPr>
          <w:rFonts w:ascii="David" w:eastAsia="David" w:hAnsi="David" w:cs="David"/>
          <w:rtl/>
        </w:rPr>
      </w:pPr>
    </w:p>
    <w:p w14:paraId="6FBB1FF7" w14:textId="77777777" w:rsidR="00510FE4" w:rsidRPr="00510FE4" w:rsidRDefault="00510FE4" w:rsidP="00510FE4">
      <w:pPr>
        <w:bidi/>
        <w:spacing w:line="360" w:lineRule="auto"/>
        <w:jc w:val="both"/>
        <w:rPr>
          <w:rFonts w:ascii="David" w:eastAsia="David" w:hAnsi="David" w:cs="David"/>
        </w:rPr>
      </w:pPr>
      <w:r w:rsidRPr="00510FE4">
        <w:rPr>
          <w:rFonts w:ascii="David" w:eastAsia="David" w:hAnsi="David" w:cs="David"/>
          <w:b/>
          <w:bCs/>
          <w:rtl/>
        </w:rPr>
        <w:t>יעדי המחקר לפי שלבים</w:t>
      </w:r>
    </w:p>
    <w:p w14:paraId="78C62F54" w14:textId="77777777" w:rsidR="00510FE4" w:rsidRPr="00510FE4" w:rsidRDefault="00510FE4" w:rsidP="00510FE4">
      <w:pPr>
        <w:bidi/>
        <w:spacing w:line="360" w:lineRule="auto"/>
        <w:jc w:val="both"/>
        <w:rPr>
          <w:rFonts w:ascii="David" w:eastAsia="David" w:hAnsi="David" w:cs="David"/>
        </w:rPr>
      </w:pPr>
      <w:r w:rsidRPr="00510FE4">
        <w:rPr>
          <w:rFonts w:ascii="David" w:eastAsia="David" w:hAnsi="David" w:cs="David"/>
          <w:rtl/>
        </w:rPr>
        <w:t>להלן פירוט היעדים המרכזיים לביצוע הפרויקט, מחולקים לפי שלבי העבודה הטכניים</w:t>
      </w:r>
      <w:r w:rsidRPr="00510FE4">
        <w:rPr>
          <w:rFonts w:ascii="David" w:eastAsia="David" w:hAnsi="David" w:cs="David"/>
        </w:rPr>
        <w:t>:</w:t>
      </w:r>
    </w:p>
    <w:p w14:paraId="6612993B" w14:textId="77777777" w:rsidR="00510FE4" w:rsidRPr="00510FE4" w:rsidRDefault="00510FE4" w:rsidP="00510FE4">
      <w:pPr>
        <w:numPr>
          <w:ilvl w:val="0"/>
          <w:numId w:val="2"/>
        </w:numPr>
        <w:bidi/>
        <w:spacing w:line="360" w:lineRule="auto"/>
        <w:jc w:val="both"/>
        <w:rPr>
          <w:rFonts w:ascii="David" w:eastAsia="David" w:hAnsi="David" w:cs="David"/>
        </w:rPr>
      </w:pPr>
      <w:r w:rsidRPr="00510FE4">
        <w:rPr>
          <w:rFonts w:ascii="David" w:eastAsia="David" w:hAnsi="David" w:cs="David"/>
          <w:b/>
          <w:bCs/>
          <w:rtl/>
        </w:rPr>
        <w:t>שלב הכנת בסיס הנתונים</w:t>
      </w:r>
      <w:r w:rsidRPr="00510FE4">
        <w:rPr>
          <w:rFonts w:ascii="David" w:eastAsia="David" w:hAnsi="David" w:cs="David"/>
          <w:b/>
          <w:bCs/>
        </w:rPr>
        <w:t xml:space="preserve"> (Data Preparation):</w:t>
      </w:r>
    </w:p>
    <w:p w14:paraId="728D660A" w14:textId="768612C3" w:rsidR="00510FE4" w:rsidRPr="00510FE4" w:rsidRDefault="00510FE4" w:rsidP="001002E7">
      <w:pPr>
        <w:numPr>
          <w:ilvl w:val="1"/>
          <w:numId w:val="2"/>
        </w:numPr>
        <w:bidi/>
        <w:spacing w:line="360" w:lineRule="auto"/>
        <w:jc w:val="both"/>
        <w:rPr>
          <w:rFonts w:ascii="David" w:eastAsia="David" w:hAnsi="David" w:cs="David"/>
        </w:rPr>
      </w:pPr>
      <w:r w:rsidRPr="00510FE4">
        <w:rPr>
          <w:rFonts w:ascii="David" w:eastAsia="David" w:hAnsi="David" w:cs="David"/>
          <w:rtl/>
        </w:rPr>
        <w:t xml:space="preserve">ייבוא וארגון מאגר הנתונים הגולמי מאירוע הפיגוע במנצ'סטר הכולל </w:t>
      </w:r>
      <w:r w:rsidR="001002E7">
        <w:rPr>
          <w:rFonts w:ascii="David" w:eastAsia="David" w:hAnsi="David" w:cs="David"/>
        </w:rPr>
        <w:t xml:space="preserve"> </w:t>
      </w:r>
      <w:r w:rsidR="001002E7" w:rsidRPr="001002E7">
        <w:rPr>
          <w:rFonts w:ascii="David" w:eastAsia="David" w:hAnsi="David" w:cs="David"/>
        </w:rPr>
        <w:t>89,147</w:t>
      </w:r>
      <w:r w:rsidR="001002E7">
        <w:rPr>
          <w:rFonts w:ascii="David" w:eastAsia="David" w:hAnsi="David" w:cs="David"/>
        </w:rPr>
        <w:t xml:space="preserve"> </w:t>
      </w:r>
      <w:r w:rsidRPr="00510FE4">
        <w:rPr>
          <w:rFonts w:ascii="David" w:eastAsia="David" w:hAnsi="David" w:cs="David"/>
          <w:rtl/>
        </w:rPr>
        <w:t>רשומות</w:t>
      </w:r>
      <w:r w:rsidRPr="00510FE4">
        <w:rPr>
          <w:rFonts w:ascii="David" w:eastAsia="David" w:hAnsi="David" w:cs="David"/>
        </w:rPr>
        <w:t>.</w:t>
      </w:r>
    </w:p>
    <w:p w14:paraId="35908645" w14:textId="77777777" w:rsidR="00510FE4" w:rsidRPr="00510FE4" w:rsidRDefault="00510FE4" w:rsidP="00510FE4">
      <w:pPr>
        <w:numPr>
          <w:ilvl w:val="1"/>
          <w:numId w:val="2"/>
        </w:numPr>
        <w:bidi/>
        <w:spacing w:line="360" w:lineRule="auto"/>
        <w:jc w:val="both"/>
        <w:rPr>
          <w:rFonts w:ascii="David" w:eastAsia="David" w:hAnsi="David" w:cs="David"/>
        </w:rPr>
      </w:pPr>
      <w:r w:rsidRPr="00510FE4">
        <w:rPr>
          <w:rFonts w:ascii="David" w:eastAsia="David" w:hAnsi="David" w:cs="David"/>
          <w:rtl/>
        </w:rPr>
        <w:t>ניקוי הנתונים</w:t>
      </w:r>
      <w:r w:rsidRPr="00510FE4">
        <w:rPr>
          <w:rFonts w:ascii="David" w:eastAsia="David" w:hAnsi="David" w:cs="David"/>
        </w:rPr>
        <w:t xml:space="preserve"> (Preprocessing) </w:t>
      </w:r>
      <w:r w:rsidRPr="00510FE4">
        <w:rPr>
          <w:rFonts w:ascii="David" w:eastAsia="David" w:hAnsi="David" w:cs="David"/>
          <w:rtl/>
        </w:rPr>
        <w:t>הכולל הסרת רעשים, טיפול בקישורים חיצוניים (המהווים כ-42% מהמאגר) וסטנדרטיזציה של הטקסט</w:t>
      </w:r>
      <w:r w:rsidRPr="00510FE4">
        <w:rPr>
          <w:rFonts w:ascii="David" w:eastAsia="David" w:hAnsi="David" w:cs="David"/>
        </w:rPr>
        <w:t>.</w:t>
      </w:r>
    </w:p>
    <w:p w14:paraId="047BC9A1" w14:textId="6F30F5A1" w:rsidR="00510FE4" w:rsidRPr="00510FE4" w:rsidRDefault="00510FE4" w:rsidP="00510FE4">
      <w:pPr>
        <w:numPr>
          <w:ilvl w:val="1"/>
          <w:numId w:val="2"/>
        </w:numPr>
        <w:bidi/>
        <w:spacing w:line="360" w:lineRule="auto"/>
        <w:jc w:val="both"/>
        <w:rPr>
          <w:rFonts w:ascii="David" w:eastAsia="David" w:hAnsi="David" w:cs="David"/>
        </w:rPr>
      </w:pPr>
      <w:r w:rsidRPr="00510FE4">
        <w:rPr>
          <w:rFonts w:ascii="David" w:eastAsia="David" w:hAnsi="David" w:cs="David"/>
          <w:rtl/>
        </w:rPr>
        <w:t>הכנת מדגם זהב</w:t>
      </w:r>
      <w:r w:rsidRPr="00510FE4">
        <w:rPr>
          <w:rFonts w:ascii="David" w:eastAsia="David" w:hAnsi="David" w:cs="David"/>
        </w:rPr>
        <w:t xml:space="preserve"> (Ground Truth) </w:t>
      </w:r>
      <w:r w:rsidRPr="00510FE4">
        <w:rPr>
          <w:rFonts w:ascii="David" w:eastAsia="David" w:hAnsi="David" w:cs="David"/>
          <w:rtl/>
        </w:rPr>
        <w:t>מתויג של כ-</w:t>
      </w:r>
      <w:r w:rsidR="001002E7">
        <w:rPr>
          <w:rFonts w:ascii="David" w:eastAsia="David" w:hAnsi="David" w:cs="David"/>
        </w:rPr>
        <w:t>4000</w:t>
      </w:r>
      <w:r w:rsidRPr="00510FE4">
        <w:rPr>
          <w:rFonts w:ascii="David" w:eastAsia="David" w:hAnsi="David" w:cs="David"/>
          <w:rtl/>
        </w:rPr>
        <w:t xml:space="preserve"> ציוצים לצורך הערכת הביצועים</w:t>
      </w:r>
      <w:r w:rsidRPr="00510FE4">
        <w:rPr>
          <w:rFonts w:ascii="David" w:eastAsia="David" w:hAnsi="David" w:cs="David"/>
        </w:rPr>
        <w:t>.</w:t>
      </w:r>
    </w:p>
    <w:p w14:paraId="1BF2E0AF" w14:textId="77777777" w:rsidR="00510FE4" w:rsidRPr="00510FE4" w:rsidRDefault="00510FE4" w:rsidP="00510FE4">
      <w:pPr>
        <w:numPr>
          <w:ilvl w:val="0"/>
          <w:numId w:val="2"/>
        </w:numPr>
        <w:bidi/>
        <w:spacing w:line="360" w:lineRule="auto"/>
        <w:jc w:val="both"/>
        <w:rPr>
          <w:rFonts w:ascii="David" w:eastAsia="David" w:hAnsi="David" w:cs="David"/>
        </w:rPr>
      </w:pPr>
      <w:r w:rsidRPr="00510FE4">
        <w:rPr>
          <w:rFonts w:ascii="David" w:eastAsia="David" w:hAnsi="David" w:cs="David"/>
          <w:b/>
          <w:bCs/>
          <w:rtl/>
        </w:rPr>
        <w:t>שלב הקמת מודלי הייחוס</w:t>
      </w:r>
      <w:r w:rsidRPr="00510FE4">
        <w:rPr>
          <w:rFonts w:ascii="David" w:eastAsia="David" w:hAnsi="David" w:cs="David"/>
          <w:b/>
          <w:bCs/>
        </w:rPr>
        <w:t xml:space="preserve"> (Baseline Models):</w:t>
      </w:r>
    </w:p>
    <w:p w14:paraId="4FA26015" w14:textId="77777777" w:rsidR="00510FE4" w:rsidRPr="00510FE4" w:rsidRDefault="00510FE4" w:rsidP="00510FE4">
      <w:pPr>
        <w:numPr>
          <w:ilvl w:val="1"/>
          <w:numId w:val="2"/>
        </w:numPr>
        <w:bidi/>
        <w:spacing w:line="360" w:lineRule="auto"/>
        <w:jc w:val="both"/>
        <w:rPr>
          <w:rFonts w:ascii="David" w:eastAsia="David" w:hAnsi="David" w:cs="David"/>
        </w:rPr>
      </w:pPr>
      <w:r w:rsidRPr="00510FE4">
        <w:rPr>
          <w:rFonts w:ascii="David" w:eastAsia="David" w:hAnsi="David" w:cs="David"/>
          <w:rtl/>
        </w:rPr>
        <w:t>הרצת מודלי</w:t>
      </w:r>
      <w:r w:rsidRPr="00510FE4">
        <w:rPr>
          <w:rFonts w:ascii="David" w:eastAsia="David" w:hAnsi="David" w:cs="David"/>
        </w:rPr>
        <w:t xml:space="preserve"> Transformer </w:t>
      </w:r>
      <w:r w:rsidRPr="00510FE4">
        <w:rPr>
          <w:rFonts w:ascii="David" w:eastAsia="David" w:hAnsi="David" w:cs="David"/>
          <w:rtl/>
        </w:rPr>
        <w:t>מאומנים</w:t>
      </w:r>
      <w:r w:rsidRPr="00510FE4">
        <w:rPr>
          <w:rFonts w:ascii="David" w:eastAsia="David" w:hAnsi="David" w:cs="David"/>
        </w:rPr>
        <w:t xml:space="preserve"> (</w:t>
      </w:r>
      <w:r w:rsidRPr="00510FE4">
        <w:rPr>
          <w:rFonts w:ascii="David" w:eastAsia="David" w:hAnsi="David" w:cs="David"/>
          <w:rtl/>
        </w:rPr>
        <w:t>כגון</w:t>
      </w:r>
      <w:r w:rsidRPr="00510FE4">
        <w:rPr>
          <w:rFonts w:ascii="David" w:eastAsia="David" w:hAnsi="David" w:cs="David"/>
        </w:rPr>
        <w:t xml:space="preserve"> </w:t>
      </w:r>
      <w:proofErr w:type="spellStart"/>
      <w:r w:rsidRPr="00510FE4">
        <w:rPr>
          <w:rFonts w:ascii="David" w:eastAsia="David" w:hAnsi="David" w:cs="David"/>
        </w:rPr>
        <w:t>RoBERTa</w:t>
      </w:r>
      <w:proofErr w:type="spellEnd"/>
      <w:r w:rsidRPr="00510FE4">
        <w:rPr>
          <w:rFonts w:ascii="David" w:eastAsia="David" w:hAnsi="David" w:cs="David"/>
        </w:rPr>
        <w:t xml:space="preserve">) </w:t>
      </w:r>
      <w:r w:rsidRPr="00510FE4">
        <w:rPr>
          <w:rFonts w:ascii="David" w:eastAsia="David" w:hAnsi="David" w:cs="David"/>
          <w:rtl/>
        </w:rPr>
        <w:t>על בסיס הנתונים הקיים כדי לקבוע רף ביצועים עליון לסיווג דיסאינפורמציה ותיאוריות קונספירציה</w:t>
      </w:r>
      <w:r w:rsidRPr="00510FE4">
        <w:rPr>
          <w:rFonts w:ascii="David" w:eastAsia="David" w:hAnsi="David" w:cs="David"/>
        </w:rPr>
        <w:t>.</w:t>
      </w:r>
    </w:p>
    <w:p w14:paraId="234CDC8C" w14:textId="77777777" w:rsidR="00510FE4" w:rsidRPr="00510FE4" w:rsidRDefault="00510FE4" w:rsidP="00510FE4">
      <w:pPr>
        <w:numPr>
          <w:ilvl w:val="0"/>
          <w:numId w:val="2"/>
        </w:numPr>
        <w:bidi/>
        <w:spacing w:line="360" w:lineRule="auto"/>
        <w:jc w:val="both"/>
        <w:rPr>
          <w:rFonts w:ascii="David" w:eastAsia="David" w:hAnsi="David" w:cs="David"/>
        </w:rPr>
      </w:pPr>
      <w:r w:rsidRPr="00510FE4">
        <w:rPr>
          <w:rFonts w:ascii="David" w:eastAsia="David" w:hAnsi="David" w:cs="David"/>
          <w:b/>
          <w:bCs/>
          <w:rtl/>
        </w:rPr>
        <w:t>שלב יישום מודלי ה</w:t>
      </w:r>
      <w:r w:rsidRPr="00510FE4">
        <w:rPr>
          <w:rFonts w:ascii="David" w:eastAsia="David" w:hAnsi="David" w:cs="David"/>
          <w:b/>
          <w:bCs/>
        </w:rPr>
        <w:t>-Zero-Shot:</w:t>
      </w:r>
    </w:p>
    <w:p w14:paraId="56B5B54F" w14:textId="77777777" w:rsidR="00510FE4" w:rsidRPr="00510FE4" w:rsidRDefault="00510FE4" w:rsidP="00510FE4">
      <w:pPr>
        <w:numPr>
          <w:ilvl w:val="1"/>
          <w:numId w:val="2"/>
        </w:numPr>
        <w:bidi/>
        <w:spacing w:line="360" w:lineRule="auto"/>
        <w:jc w:val="both"/>
        <w:rPr>
          <w:rFonts w:ascii="David" w:eastAsia="David" w:hAnsi="David" w:cs="David"/>
        </w:rPr>
      </w:pPr>
      <w:r w:rsidRPr="00510FE4">
        <w:rPr>
          <w:rFonts w:ascii="David" w:eastAsia="David" w:hAnsi="David" w:cs="David"/>
          <w:rtl/>
        </w:rPr>
        <w:t>פיתוח ואופטימיזציה של "</w:t>
      </w:r>
      <w:proofErr w:type="spellStart"/>
      <w:r w:rsidRPr="00510FE4">
        <w:rPr>
          <w:rFonts w:ascii="David" w:eastAsia="David" w:hAnsi="David" w:cs="David"/>
          <w:rtl/>
        </w:rPr>
        <w:t>פרומפטים</w:t>
      </w:r>
      <w:proofErr w:type="spellEnd"/>
      <w:r w:rsidRPr="00510FE4">
        <w:rPr>
          <w:rFonts w:ascii="David" w:eastAsia="David" w:hAnsi="David" w:cs="David"/>
        </w:rPr>
        <w:t xml:space="preserve">" (Prompts) </w:t>
      </w:r>
      <w:r w:rsidRPr="00510FE4">
        <w:rPr>
          <w:rFonts w:ascii="David" w:eastAsia="David" w:hAnsi="David" w:cs="David"/>
          <w:rtl/>
        </w:rPr>
        <w:t>עבור מודלי</w:t>
      </w:r>
      <w:r w:rsidRPr="00510FE4">
        <w:rPr>
          <w:rFonts w:ascii="David" w:eastAsia="David" w:hAnsi="David" w:cs="David"/>
        </w:rPr>
        <w:t xml:space="preserve"> LLM (</w:t>
      </w:r>
      <w:r w:rsidRPr="00510FE4">
        <w:rPr>
          <w:rFonts w:ascii="David" w:eastAsia="David" w:hAnsi="David" w:cs="David"/>
          <w:rtl/>
        </w:rPr>
        <w:t>כמו</w:t>
      </w:r>
      <w:r w:rsidRPr="00510FE4">
        <w:rPr>
          <w:rFonts w:ascii="David" w:eastAsia="David" w:hAnsi="David" w:cs="David"/>
        </w:rPr>
        <w:t xml:space="preserve"> GPT </w:t>
      </w:r>
      <w:r w:rsidRPr="00510FE4">
        <w:rPr>
          <w:rFonts w:ascii="David" w:eastAsia="David" w:hAnsi="David" w:cs="David"/>
          <w:rtl/>
        </w:rPr>
        <w:t>או</w:t>
      </w:r>
      <w:r w:rsidRPr="00510FE4">
        <w:rPr>
          <w:rFonts w:ascii="David" w:eastAsia="David" w:hAnsi="David" w:cs="David"/>
        </w:rPr>
        <w:t xml:space="preserve"> Llama 3) </w:t>
      </w:r>
      <w:r w:rsidRPr="00510FE4">
        <w:rPr>
          <w:rFonts w:ascii="David" w:eastAsia="David" w:hAnsi="David" w:cs="David"/>
          <w:rtl/>
        </w:rPr>
        <w:t>המותאמים לסיווג שלוש הקטגוריות: מידע אמין, שמועות ותיאוריות קונספירציה</w:t>
      </w:r>
      <w:r w:rsidRPr="00510FE4">
        <w:rPr>
          <w:rFonts w:ascii="David" w:eastAsia="David" w:hAnsi="David" w:cs="David"/>
        </w:rPr>
        <w:t>.</w:t>
      </w:r>
    </w:p>
    <w:p w14:paraId="13F9785C" w14:textId="77777777" w:rsidR="00510FE4" w:rsidRPr="00510FE4" w:rsidRDefault="00510FE4" w:rsidP="00510FE4">
      <w:pPr>
        <w:numPr>
          <w:ilvl w:val="1"/>
          <w:numId w:val="2"/>
        </w:numPr>
        <w:bidi/>
        <w:spacing w:line="360" w:lineRule="auto"/>
        <w:jc w:val="both"/>
        <w:rPr>
          <w:rFonts w:ascii="David" w:eastAsia="David" w:hAnsi="David" w:cs="David"/>
        </w:rPr>
      </w:pPr>
      <w:r w:rsidRPr="00510FE4">
        <w:rPr>
          <w:rFonts w:ascii="David" w:eastAsia="David" w:hAnsi="David" w:cs="David"/>
          <w:rtl/>
        </w:rPr>
        <w:t>בחינת השפעת אסטרטגיית ה</w:t>
      </w:r>
      <w:r w:rsidRPr="00510FE4">
        <w:rPr>
          <w:rFonts w:ascii="David" w:eastAsia="David" w:hAnsi="David" w:cs="David"/>
        </w:rPr>
        <w:t xml:space="preserve">-Chain of Thought </w:t>
      </w:r>
      <w:r w:rsidRPr="00510FE4">
        <w:rPr>
          <w:rFonts w:ascii="David" w:eastAsia="David" w:hAnsi="David" w:cs="David"/>
          <w:rtl/>
        </w:rPr>
        <w:t>על יכולת ההסקה של המודל במקרים גבוליים של סלנג והקשרים מורכבים</w:t>
      </w:r>
      <w:r w:rsidRPr="00510FE4">
        <w:rPr>
          <w:rFonts w:ascii="David" w:eastAsia="David" w:hAnsi="David" w:cs="David"/>
        </w:rPr>
        <w:t>.</w:t>
      </w:r>
    </w:p>
    <w:p w14:paraId="648B2109" w14:textId="77777777" w:rsidR="00510FE4" w:rsidRPr="00510FE4" w:rsidRDefault="00510FE4" w:rsidP="00510FE4">
      <w:pPr>
        <w:numPr>
          <w:ilvl w:val="0"/>
          <w:numId w:val="2"/>
        </w:numPr>
        <w:bidi/>
        <w:spacing w:line="360" w:lineRule="auto"/>
        <w:jc w:val="both"/>
        <w:rPr>
          <w:rFonts w:ascii="David" w:eastAsia="David" w:hAnsi="David" w:cs="David"/>
        </w:rPr>
      </w:pPr>
      <w:r w:rsidRPr="00510FE4">
        <w:rPr>
          <w:rFonts w:ascii="David" w:eastAsia="David" w:hAnsi="David" w:cs="David"/>
          <w:b/>
          <w:bCs/>
          <w:rtl/>
        </w:rPr>
        <w:t>שלב ההערכה והניתוח</w:t>
      </w:r>
      <w:r w:rsidRPr="00510FE4">
        <w:rPr>
          <w:rFonts w:ascii="David" w:eastAsia="David" w:hAnsi="David" w:cs="David"/>
          <w:b/>
          <w:bCs/>
        </w:rPr>
        <w:t xml:space="preserve"> (Evaluation):</w:t>
      </w:r>
    </w:p>
    <w:p w14:paraId="487F3847" w14:textId="77777777" w:rsidR="00510FE4" w:rsidRPr="00510FE4" w:rsidRDefault="00510FE4" w:rsidP="00510FE4">
      <w:pPr>
        <w:numPr>
          <w:ilvl w:val="1"/>
          <w:numId w:val="2"/>
        </w:numPr>
        <w:bidi/>
        <w:spacing w:line="360" w:lineRule="auto"/>
        <w:jc w:val="both"/>
        <w:rPr>
          <w:rFonts w:ascii="David" w:eastAsia="David" w:hAnsi="David" w:cs="David"/>
        </w:rPr>
      </w:pPr>
      <w:r w:rsidRPr="00510FE4">
        <w:rPr>
          <w:rFonts w:ascii="David" w:eastAsia="David" w:hAnsi="David" w:cs="David"/>
          <w:rtl/>
        </w:rPr>
        <w:t>השוואה כמותית של מדדי הדיוק</w:t>
      </w:r>
      <w:r w:rsidRPr="00510FE4">
        <w:rPr>
          <w:rFonts w:ascii="David" w:eastAsia="David" w:hAnsi="David" w:cs="David"/>
        </w:rPr>
        <w:t xml:space="preserve"> (Accuracy), </w:t>
      </w:r>
      <w:r w:rsidRPr="00510FE4">
        <w:rPr>
          <w:rFonts w:ascii="David" w:eastAsia="David" w:hAnsi="David" w:cs="David"/>
          <w:rtl/>
        </w:rPr>
        <w:t>ה</w:t>
      </w:r>
      <w:r w:rsidRPr="00510FE4">
        <w:rPr>
          <w:rFonts w:ascii="David" w:eastAsia="David" w:hAnsi="David" w:cs="David"/>
        </w:rPr>
        <w:t xml:space="preserve">-F1-Score </w:t>
      </w:r>
      <w:proofErr w:type="spellStart"/>
      <w:r w:rsidRPr="00510FE4">
        <w:rPr>
          <w:rFonts w:ascii="David" w:eastAsia="David" w:hAnsi="David" w:cs="David"/>
          <w:rtl/>
        </w:rPr>
        <w:t>וה</w:t>
      </w:r>
      <w:proofErr w:type="spellEnd"/>
      <w:r w:rsidRPr="00510FE4">
        <w:rPr>
          <w:rFonts w:ascii="David" w:eastAsia="David" w:hAnsi="David" w:cs="David"/>
        </w:rPr>
        <w:t xml:space="preserve">-Recall </w:t>
      </w:r>
      <w:r w:rsidRPr="00510FE4">
        <w:rPr>
          <w:rFonts w:ascii="David" w:eastAsia="David" w:hAnsi="David" w:cs="David"/>
          <w:rtl/>
        </w:rPr>
        <w:t>בין המודלים השונים</w:t>
      </w:r>
      <w:r w:rsidRPr="00510FE4">
        <w:rPr>
          <w:rFonts w:ascii="David" w:eastAsia="David" w:hAnsi="David" w:cs="David"/>
        </w:rPr>
        <w:t>.</w:t>
      </w:r>
    </w:p>
    <w:p w14:paraId="539EC5BF" w14:textId="77777777" w:rsidR="00510FE4" w:rsidRPr="00510FE4" w:rsidRDefault="00510FE4" w:rsidP="00510FE4">
      <w:pPr>
        <w:numPr>
          <w:ilvl w:val="1"/>
          <w:numId w:val="2"/>
        </w:numPr>
        <w:bidi/>
        <w:spacing w:line="360" w:lineRule="auto"/>
        <w:jc w:val="both"/>
        <w:rPr>
          <w:rFonts w:ascii="David" w:eastAsia="David" w:hAnsi="David" w:cs="David"/>
        </w:rPr>
      </w:pPr>
      <w:r w:rsidRPr="00510FE4">
        <w:rPr>
          <w:rFonts w:ascii="David" w:eastAsia="David" w:hAnsi="David" w:cs="David"/>
          <w:rtl/>
        </w:rPr>
        <w:t>ניתוח איכותני של טעויות הסיווג</w:t>
      </w:r>
      <w:r w:rsidRPr="00510FE4">
        <w:rPr>
          <w:rFonts w:ascii="David" w:eastAsia="David" w:hAnsi="David" w:cs="David"/>
        </w:rPr>
        <w:t xml:space="preserve"> (Error Analysis) </w:t>
      </w:r>
      <w:r w:rsidRPr="00510FE4">
        <w:rPr>
          <w:rFonts w:ascii="David" w:eastAsia="David" w:hAnsi="David" w:cs="David"/>
          <w:rtl/>
        </w:rPr>
        <w:t>כדי להבין באילו סוגי מידע כוזב מודלי ה</w:t>
      </w:r>
      <w:r w:rsidRPr="00510FE4">
        <w:rPr>
          <w:rFonts w:ascii="David" w:eastAsia="David" w:hAnsi="David" w:cs="David"/>
        </w:rPr>
        <w:t xml:space="preserve">-Zero-Shot </w:t>
      </w:r>
      <w:r w:rsidRPr="00510FE4">
        <w:rPr>
          <w:rFonts w:ascii="David" w:eastAsia="David" w:hAnsi="David" w:cs="David"/>
          <w:rtl/>
        </w:rPr>
        <w:t>מתקשים לעומת מודלים ייעודיים</w:t>
      </w:r>
      <w:r w:rsidRPr="00510FE4">
        <w:rPr>
          <w:rFonts w:ascii="David" w:eastAsia="David" w:hAnsi="David" w:cs="David"/>
        </w:rPr>
        <w:t>.</w:t>
      </w:r>
    </w:p>
    <w:p w14:paraId="5CB6FA75" w14:textId="77777777" w:rsidR="00197B6C" w:rsidRPr="00510FE4" w:rsidRDefault="00197B6C" w:rsidP="00265405">
      <w:pPr>
        <w:bidi/>
        <w:spacing w:line="360" w:lineRule="auto"/>
        <w:jc w:val="both"/>
        <w:rPr>
          <w:rFonts w:ascii="David" w:eastAsia="David" w:hAnsi="David" w:cs="David"/>
        </w:rPr>
      </w:pPr>
    </w:p>
    <w:p w14:paraId="00000020" w14:textId="77777777" w:rsidR="00C20A6D" w:rsidRPr="00593B6C" w:rsidRDefault="00C20A6D">
      <w:pPr>
        <w:bidi/>
        <w:rPr>
          <w:rFonts w:ascii="David" w:eastAsia="David" w:hAnsi="David" w:cs="David"/>
        </w:rPr>
      </w:pPr>
    </w:p>
    <w:p w14:paraId="00000021" w14:textId="77777777" w:rsidR="00C20A6D" w:rsidRDefault="00C20A6D">
      <w:pPr>
        <w:bidi/>
        <w:rPr>
          <w:rFonts w:ascii="David" w:eastAsia="David" w:hAnsi="David" w:cs="David"/>
        </w:rPr>
      </w:pPr>
    </w:p>
    <w:p w14:paraId="00000022" w14:textId="77777777" w:rsidR="00C20A6D" w:rsidRDefault="00C20A6D">
      <w:pPr>
        <w:bidi/>
        <w:rPr>
          <w:rFonts w:ascii="David" w:eastAsia="David" w:hAnsi="David" w:cs="David"/>
        </w:rPr>
      </w:pPr>
    </w:p>
    <w:p w14:paraId="00000023" w14:textId="77777777" w:rsidR="00C20A6D" w:rsidRDefault="00C20A6D">
      <w:pPr>
        <w:bidi/>
        <w:rPr>
          <w:rFonts w:ascii="David" w:eastAsia="David" w:hAnsi="David" w:cs="David"/>
        </w:rPr>
      </w:pPr>
    </w:p>
    <w:p w14:paraId="00000024" w14:textId="77777777" w:rsidR="00C20A6D" w:rsidRDefault="00C20A6D">
      <w:pPr>
        <w:bidi/>
        <w:rPr>
          <w:rFonts w:ascii="David" w:eastAsia="David" w:hAnsi="David" w:cs="David"/>
          <w:rtl/>
        </w:rPr>
      </w:pPr>
    </w:p>
    <w:p w14:paraId="49AF9F05" w14:textId="77777777" w:rsidR="00D43B40" w:rsidRDefault="00D43B40" w:rsidP="00D43B40">
      <w:pPr>
        <w:bidi/>
        <w:rPr>
          <w:rFonts w:ascii="David" w:eastAsia="David" w:hAnsi="David" w:cs="David"/>
          <w:rtl/>
        </w:rPr>
      </w:pPr>
    </w:p>
    <w:p w14:paraId="1A860E83" w14:textId="77777777" w:rsidR="00D43B40" w:rsidRDefault="00D43B40" w:rsidP="00D43B40">
      <w:pPr>
        <w:bidi/>
        <w:rPr>
          <w:rFonts w:ascii="David" w:eastAsia="David" w:hAnsi="David" w:cs="David"/>
        </w:rPr>
      </w:pPr>
    </w:p>
    <w:p w14:paraId="00000025" w14:textId="77777777" w:rsidR="00C20A6D" w:rsidRDefault="00C20A6D" w:rsidP="00DB3514">
      <w:pPr>
        <w:bidi/>
        <w:spacing w:line="360" w:lineRule="auto"/>
        <w:jc w:val="both"/>
        <w:rPr>
          <w:rFonts w:ascii="David" w:eastAsia="David" w:hAnsi="David" w:cs="David"/>
        </w:rPr>
      </w:pPr>
    </w:p>
    <w:p w14:paraId="00000026" w14:textId="77777777" w:rsidR="00C20A6D" w:rsidRPr="00E52797" w:rsidRDefault="00B44214" w:rsidP="00DB3514">
      <w:pPr>
        <w:bidi/>
        <w:spacing w:line="360" w:lineRule="auto"/>
        <w:jc w:val="both"/>
        <w:rPr>
          <w:rFonts w:ascii="David" w:eastAsia="David" w:hAnsi="David" w:cs="David"/>
          <w:lang w:val="en-US"/>
        </w:rPr>
      </w:pPr>
      <w:r>
        <w:rPr>
          <w:rFonts w:ascii="David" w:eastAsia="David" w:hAnsi="David" w:cs="David"/>
          <w:b/>
          <w:bCs/>
          <w:u w:val="single"/>
          <w:rtl/>
        </w:rPr>
        <w:t>סקירת ספרות</w:t>
      </w:r>
    </w:p>
    <w:p w14:paraId="4BC5C554" w14:textId="61251A83" w:rsidR="00510FE4" w:rsidRDefault="00510FE4" w:rsidP="00510FE4">
      <w:pPr>
        <w:bidi/>
        <w:spacing w:line="360" w:lineRule="auto"/>
        <w:jc w:val="both"/>
        <w:rPr>
          <w:rFonts w:ascii="David" w:eastAsia="David" w:hAnsi="David" w:cs="David"/>
          <w:b/>
          <w:bCs/>
          <w:rtl/>
        </w:rPr>
      </w:pPr>
      <w:r w:rsidRPr="00510FE4">
        <w:rPr>
          <w:rFonts w:ascii="David" w:eastAsia="David" w:hAnsi="David" w:cs="David"/>
          <w:b/>
          <w:bCs/>
          <w:rtl/>
        </w:rPr>
        <w:t>התפתחות מודלי שפה והמהפכה של ארכיטקטורת ה</w:t>
      </w:r>
      <w:r w:rsidRPr="00510FE4">
        <w:rPr>
          <w:rFonts w:ascii="David" w:eastAsia="David" w:hAnsi="David" w:cs="David"/>
          <w:b/>
          <w:bCs/>
        </w:rPr>
        <w:t xml:space="preserve"> Transformer</w:t>
      </w:r>
    </w:p>
    <w:p w14:paraId="47CACE49" w14:textId="4E9F25EF" w:rsidR="00510FE4" w:rsidRDefault="00510FE4" w:rsidP="00510FE4">
      <w:pPr>
        <w:bidi/>
        <w:spacing w:line="360" w:lineRule="auto"/>
        <w:jc w:val="both"/>
        <w:rPr>
          <w:rFonts w:ascii="David" w:eastAsia="David" w:hAnsi="David" w:cs="David"/>
          <w:rtl/>
        </w:rPr>
      </w:pPr>
      <w:r w:rsidRPr="00510FE4">
        <w:rPr>
          <w:rFonts w:ascii="David" w:eastAsia="David" w:hAnsi="David" w:cs="David"/>
          <w:rtl/>
        </w:rPr>
        <w:t>בעשור האחרון, תחום עיבוד השפה הטבעית (</w:t>
      </w:r>
      <w:r w:rsidRPr="00510FE4">
        <w:rPr>
          <w:rFonts w:ascii="David" w:eastAsia="David" w:hAnsi="David" w:cs="David"/>
        </w:rPr>
        <w:t>NLP</w:t>
      </w:r>
      <w:r w:rsidRPr="00510FE4">
        <w:rPr>
          <w:rFonts w:ascii="David" w:eastAsia="David" w:hAnsi="David" w:cs="David"/>
          <w:rtl/>
        </w:rPr>
        <w:t>) עבר טרנספורמציה משמעותית עם הצגת ארכיטקטורת ה</w:t>
      </w:r>
      <w:r w:rsidRPr="00510FE4">
        <w:rPr>
          <w:rFonts w:ascii="David" w:eastAsia="David" w:hAnsi="David" w:cs="David"/>
        </w:rPr>
        <w:t>Transformer</w:t>
      </w:r>
      <w:r w:rsidRPr="00510FE4">
        <w:rPr>
          <w:rFonts w:ascii="David" w:eastAsia="David" w:hAnsi="David" w:cs="David"/>
          <w:rtl/>
        </w:rPr>
        <w:t>, אשר אפשרה למודלים להבין הקשרים לשוניים מורכבים ודו-כיווניים. פריצת הדרך המרכזית הגיעה עם מודל ה</w:t>
      </w:r>
      <w:r w:rsidRPr="00510FE4">
        <w:rPr>
          <w:rFonts w:ascii="David" w:eastAsia="David" w:hAnsi="David" w:cs="David"/>
        </w:rPr>
        <w:t>BERT</w:t>
      </w:r>
      <w:r w:rsidRPr="00510FE4">
        <w:rPr>
          <w:rFonts w:ascii="David" w:eastAsia="David" w:hAnsi="David" w:cs="David"/>
          <w:rtl/>
        </w:rPr>
        <w:t>, אשר בניגוד לקודמיו, מסוגל לפענח ניואנסים לשוניים על ידי ניתוח המשפט כולו בו</w:t>
      </w:r>
      <w:r>
        <w:rPr>
          <w:rFonts w:ascii="David" w:eastAsia="David" w:hAnsi="David" w:cs="David" w:hint="cs"/>
          <w:rtl/>
        </w:rPr>
        <w:t xml:space="preserve"> </w:t>
      </w:r>
      <w:r w:rsidRPr="00510FE4">
        <w:rPr>
          <w:rFonts w:ascii="David" w:eastAsia="David" w:hAnsi="David" w:cs="David"/>
          <w:rtl/>
        </w:rPr>
        <w:t xml:space="preserve">זמנית. התפתחות זו הניחה את התשתית למודלים מומחים המסוגלים להתמודד עם משימות סיווג טקסט מורכבות, במיוחד </w:t>
      </w:r>
      <w:proofErr w:type="spellStart"/>
      <w:r w:rsidRPr="00510FE4">
        <w:rPr>
          <w:rFonts w:ascii="David" w:eastAsia="David" w:hAnsi="David" w:cs="David"/>
          <w:rtl/>
        </w:rPr>
        <w:t>בדומיינים</w:t>
      </w:r>
      <w:proofErr w:type="spellEnd"/>
      <w:r w:rsidRPr="00510FE4">
        <w:rPr>
          <w:rFonts w:ascii="David" w:eastAsia="David" w:hAnsi="David" w:cs="David"/>
          <w:rtl/>
        </w:rPr>
        <w:t xml:space="preserve"> המאופיינים בשפה דינמית ובלתי פורמלית כמו הרשתות החברתיות. </w:t>
      </w:r>
    </w:p>
    <w:p w14:paraId="4717E38E" w14:textId="77777777" w:rsidR="00510FE4" w:rsidRDefault="00510FE4" w:rsidP="00510FE4">
      <w:pPr>
        <w:bidi/>
        <w:spacing w:line="360" w:lineRule="auto"/>
        <w:jc w:val="both"/>
        <w:rPr>
          <w:rFonts w:ascii="David" w:eastAsia="David" w:hAnsi="David" w:cs="David"/>
          <w:b/>
          <w:bCs/>
          <w:rtl/>
        </w:rPr>
      </w:pPr>
      <w:r w:rsidRPr="00510FE4">
        <w:rPr>
          <w:rFonts w:ascii="David" w:eastAsia="David" w:hAnsi="David" w:cs="David"/>
          <w:b/>
          <w:bCs/>
          <w:rtl/>
        </w:rPr>
        <w:t>סיווג מידע כוזב ודינמיקה של שיח ברשתות חברתיות</w:t>
      </w:r>
    </w:p>
    <w:p w14:paraId="4C2FAD65" w14:textId="77777777" w:rsidR="00352DB9" w:rsidRDefault="00352DB9" w:rsidP="00352DB9">
      <w:pPr>
        <w:bidi/>
        <w:spacing w:line="360" w:lineRule="auto"/>
        <w:jc w:val="both"/>
        <w:rPr>
          <w:rFonts w:ascii="David" w:eastAsia="David" w:hAnsi="David" w:cs="David"/>
          <w:rtl/>
        </w:rPr>
      </w:pPr>
      <w:r w:rsidRPr="00352DB9">
        <w:rPr>
          <w:rFonts w:ascii="David" w:eastAsia="David" w:hAnsi="David" w:cs="David"/>
          <w:rtl/>
        </w:rPr>
        <w:t>המחקר בתחום המידע הכוזב מדגיש את המורכבות של זיהוי תוכן מטעה בזמן אמת</w:t>
      </w:r>
      <w:r w:rsidRPr="00352DB9">
        <w:rPr>
          <w:rFonts w:ascii="David" w:eastAsia="David" w:hAnsi="David" w:cs="David"/>
        </w:rPr>
        <w:t xml:space="preserve">. </w:t>
      </w:r>
      <w:r w:rsidRPr="00352DB9">
        <w:rPr>
          <w:rFonts w:ascii="David" w:eastAsia="David" w:hAnsi="David" w:cs="David"/>
          <w:rtl/>
        </w:rPr>
        <w:t>במחקריהם של</w:t>
      </w:r>
      <w:r>
        <w:rPr>
          <w:rFonts w:ascii="David" w:eastAsia="David" w:hAnsi="David" w:cs="David" w:hint="cs"/>
          <w:rtl/>
        </w:rPr>
        <w:t xml:space="preserve"> </w:t>
      </w:r>
      <w:r w:rsidRPr="00352DB9">
        <w:rPr>
          <w:rFonts w:ascii="David" w:eastAsia="David" w:hAnsi="David" w:cs="David"/>
        </w:rPr>
        <w:t xml:space="preserve"> Elroy et al. (2023), </w:t>
      </w:r>
      <w:r>
        <w:rPr>
          <w:rFonts w:ascii="David" w:eastAsia="David" w:hAnsi="David" w:cs="David" w:hint="cs"/>
          <w:rtl/>
        </w:rPr>
        <w:t xml:space="preserve"> </w:t>
      </w:r>
      <w:r w:rsidRPr="00352DB9">
        <w:rPr>
          <w:rFonts w:ascii="David" w:eastAsia="David" w:hAnsi="David" w:cs="David"/>
          <w:rtl/>
        </w:rPr>
        <w:t>נמצא כי מודלים כמו</w:t>
      </w:r>
      <w:r w:rsidRPr="00352DB9">
        <w:rPr>
          <w:rFonts w:ascii="David" w:eastAsia="David" w:hAnsi="David" w:cs="David"/>
        </w:rPr>
        <w:t xml:space="preserve"> </w:t>
      </w:r>
      <w:proofErr w:type="spellStart"/>
      <w:r w:rsidRPr="00352DB9">
        <w:rPr>
          <w:rFonts w:ascii="David" w:eastAsia="David" w:hAnsi="David" w:cs="David"/>
        </w:rPr>
        <w:t>RoBERTa</w:t>
      </w:r>
      <w:proofErr w:type="spellEnd"/>
      <w:r w:rsidRPr="00352DB9">
        <w:rPr>
          <w:rFonts w:ascii="David" w:eastAsia="David" w:hAnsi="David" w:cs="David"/>
        </w:rPr>
        <w:t xml:space="preserve"> </w:t>
      </w:r>
      <w:r w:rsidRPr="00352DB9">
        <w:rPr>
          <w:rFonts w:ascii="David" w:eastAsia="David" w:hAnsi="David" w:cs="David"/>
          <w:rtl/>
        </w:rPr>
        <w:t>ו</w:t>
      </w:r>
      <w:r w:rsidRPr="00352DB9">
        <w:rPr>
          <w:rFonts w:ascii="David" w:eastAsia="David" w:hAnsi="David" w:cs="David"/>
        </w:rPr>
        <w:t xml:space="preserve">-Sentence-BERT </w:t>
      </w:r>
      <w:r w:rsidRPr="00352DB9">
        <w:rPr>
          <w:rFonts w:ascii="David" w:eastAsia="David" w:hAnsi="David" w:cs="David"/>
          <w:rtl/>
        </w:rPr>
        <w:t>מצטיינים בזיהוי דיסאינפורמציה ותיאוריות קונספירציה כאשר הם עוברים התאמה ייעודית</w:t>
      </w:r>
      <w:r w:rsidRPr="00352DB9">
        <w:rPr>
          <w:rFonts w:ascii="David" w:eastAsia="David" w:hAnsi="David" w:cs="David"/>
        </w:rPr>
        <w:t xml:space="preserve"> (Fine-tuning) </w:t>
      </w:r>
      <w:proofErr w:type="spellStart"/>
      <w:r w:rsidRPr="00352DB9">
        <w:rPr>
          <w:rFonts w:ascii="David" w:eastAsia="David" w:hAnsi="David" w:cs="David"/>
          <w:rtl/>
        </w:rPr>
        <w:t>לדומיינים</w:t>
      </w:r>
      <w:proofErr w:type="spellEnd"/>
      <w:r w:rsidRPr="00352DB9">
        <w:rPr>
          <w:rFonts w:ascii="David" w:eastAsia="David" w:hAnsi="David" w:cs="David"/>
          <w:rtl/>
        </w:rPr>
        <w:t xml:space="preserve"> ספציפיים, כגון משברי בריאות (אבעבועות הקוף) או אסונות טבע</w:t>
      </w:r>
      <w:r w:rsidRPr="00352DB9">
        <w:rPr>
          <w:rFonts w:ascii="David" w:eastAsia="David" w:hAnsi="David" w:cs="David"/>
        </w:rPr>
        <w:t xml:space="preserve">. </w:t>
      </w:r>
      <w:r w:rsidRPr="00352DB9">
        <w:rPr>
          <w:rFonts w:ascii="David" w:eastAsia="David" w:hAnsi="David" w:cs="David"/>
          <w:rtl/>
        </w:rPr>
        <w:t>נמצא כי השיח הקונספירטיבי ברשתות כמו</w:t>
      </w:r>
      <w:r w:rsidRPr="00352DB9">
        <w:rPr>
          <w:rFonts w:ascii="David" w:eastAsia="David" w:hAnsi="David" w:cs="David"/>
        </w:rPr>
        <w:t xml:space="preserve"> X </w:t>
      </w:r>
      <w:r w:rsidRPr="00352DB9">
        <w:rPr>
          <w:rFonts w:ascii="David" w:eastAsia="David" w:hAnsi="David" w:cs="David"/>
          <w:rtl/>
        </w:rPr>
        <w:t>מאופיין בסנטימנט שלילי ובדפוס של "שיח סגור" המזין את עצמו</w:t>
      </w:r>
      <w:r w:rsidRPr="00352DB9">
        <w:rPr>
          <w:rFonts w:ascii="David" w:eastAsia="David" w:hAnsi="David" w:cs="David"/>
        </w:rPr>
        <w:t>.</w:t>
      </w:r>
    </w:p>
    <w:p w14:paraId="39402F49" w14:textId="3299C23F" w:rsidR="004F1335" w:rsidRPr="00510FE4" w:rsidRDefault="00352DB9" w:rsidP="00352DB9">
      <w:pPr>
        <w:bidi/>
        <w:spacing w:line="360" w:lineRule="auto"/>
        <w:jc w:val="both"/>
        <w:rPr>
          <w:rFonts w:ascii="David" w:eastAsia="David" w:hAnsi="David" w:cs="David"/>
        </w:rPr>
      </w:pPr>
      <w:r w:rsidRPr="00352DB9">
        <w:rPr>
          <w:rFonts w:ascii="David" w:eastAsia="David" w:hAnsi="David" w:cs="David"/>
          <w:rtl/>
        </w:rPr>
        <w:t>חשיבות הזיהוי המהיר מתחדדת לנוכח תופעת ה</w:t>
      </w:r>
      <w:r w:rsidRPr="00352DB9">
        <w:rPr>
          <w:rFonts w:ascii="David" w:eastAsia="David" w:hAnsi="David" w:cs="David"/>
        </w:rPr>
        <w:t xml:space="preserve">-"Persistence" </w:t>
      </w:r>
      <w:r w:rsidRPr="00352DB9">
        <w:rPr>
          <w:rFonts w:ascii="David" w:eastAsia="David" w:hAnsi="David" w:cs="David"/>
          <w:rtl/>
        </w:rPr>
        <w:t>(התמדה) של מודעות לסיכונים</w:t>
      </w:r>
      <w:r w:rsidRPr="00352DB9">
        <w:rPr>
          <w:rFonts w:ascii="David" w:eastAsia="David" w:hAnsi="David" w:cs="David"/>
        </w:rPr>
        <w:t xml:space="preserve">; </w:t>
      </w:r>
      <w:r w:rsidRPr="00352DB9">
        <w:rPr>
          <w:rFonts w:ascii="David" w:eastAsia="David" w:hAnsi="David" w:cs="David"/>
          <w:rtl/>
        </w:rPr>
        <w:t xml:space="preserve">מחקרים על אירועי טרור, דוגמת הפיגוע במנצ'סטר ארנה, מלמדים כי המודעות הציבורית והחיפושים הדיגיטליים נותרים ברמה גבוהה במשך שבועות לאחר האירוע </w:t>
      </w:r>
      <w:r w:rsidRPr="00352DB9">
        <w:rPr>
          <w:rFonts w:ascii="David" w:eastAsia="David" w:hAnsi="David" w:cs="David"/>
        </w:rPr>
        <w:t xml:space="preserve">. </w:t>
      </w:r>
      <w:r w:rsidRPr="00352DB9">
        <w:rPr>
          <w:rFonts w:ascii="David" w:eastAsia="David" w:hAnsi="David" w:cs="David"/>
          <w:rtl/>
        </w:rPr>
        <w:t xml:space="preserve">מצב זה יוצר "חלון הזדמנויות" שבו הפצת מידע מוטעה עלולה לגרום לנזק משמעותי, ולכן נדרשים כלי ניטור מהירים ומדויקים כבר בשלבים הראשונים של המשבר </w:t>
      </w:r>
      <w:r w:rsidRPr="00352DB9">
        <w:rPr>
          <w:rFonts w:ascii="David" w:eastAsia="David" w:hAnsi="David" w:cs="David"/>
        </w:rPr>
        <w:t>(</w:t>
      </w:r>
      <w:proofErr w:type="spellStart"/>
      <w:r w:rsidRPr="00352DB9">
        <w:rPr>
          <w:rFonts w:ascii="David" w:eastAsia="David" w:hAnsi="David" w:cs="David"/>
        </w:rPr>
        <w:t>Yosipof</w:t>
      </w:r>
      <w:proofErr w:type="spellEnd"/>
      <w:r w:rsidRPr="00352DB9">
        <w:rPr>
          <w:rFonts w:ascii="David" w:eastAsia="David" w:hAnsi="David" w:cs="David"/>
        </w:rPr>
        <w:t xml:space="preserve"> et al., 2023)</w:t>
      </w:r>
      <w:r w:rsidRPr="00352DB9">
        <w:rPr>
          <w:rFonts w:ascii="David" w:eastAsia="David" w:hAnsi="David" w:cs="David" w:hint="cs"/>
          <w:rtl/>
        </w:rPr>
        <w:t>.</w:t>
      </w:r>
    </w:p>
    <w:p w14:paraId="5FB47D84" w14:textId="77777777" w:rsidR="00510FE4" w:rsidRDefault="00510FE4" w:rsidP="00510FE4">
      <w:pPr>
        <w:bidi/>
        <w:spacing w:line="360" w:lineRule="auto"/>
        <w:jc w:val="both"/>
        <w:rPr>
          <w:rFonts w:ascii="David" w:eastAsia="David" w:hAnsi="David" w:cs="David"/>
          <w:rtl/>
        </w:rPr>
      </w:pPr>
      <w:r w:rsidRPr="00510FE4">
        <w:rPr>
          <w:rFonts w:ascii="David" w:eastAsia="David" w:hAnsi="David" w:cs="David"/>
          <w:b/>
          <w:bCs/>
          <w:rtl/>
        </w:rPr>
        <w:t>המעבר מלמידה מונחית לגישת ה</w:t>
      </w:r>
      <w:r w:rsidRPr="00510FE4">
        <w:rPr>
          <w:rFonts w:ascii="David" w:eastAsia="David" w:hAnsi="David" w:cs="David"/>
          <w:b/>
          <w:bCs/>
        </w:rPr>
        <w:t xml:space="preserve">-Zero-Shot </w:t>
      </w:r>
      <w:proofErr w:type="spellStart"/>
      <w:r w:rsidRPr="00510FE4">
        <w:rPr>
          <w:rFonts w:ascii="David" w:eastAsia="David" w:hAnsi="David" w:cs="David"/>
          <w:b/>
          <w:bCs/>
          <w:rtl/>
        </w:rPr>
        <w:t>וה</w:t>
      </w:r>
      <w:proofErr w:type="spellEnd"/>
      <w:r w:rsidRPr="00510FE4">
        <w:rPr>
          <w:rFonts w:ascii="David" w:eastAsia="David" w:hAnsi="David" w:cs="David"/>
          <w:b/>
          <w:bCs/>
        </w:rPr>
        <w:t>LLMs</w:t>
      </w:r>
      <w:r w:rsidRPr="00510FE4">
        <w:rPr>
          <w:rFonts w:ascii="David" w:eastAsia="David" w:hAnsi="David" w:cs="David"/>
        </w:rPr>
        <w:t xml:space="preserve"> </w:t>
      </w:r>
    </w:p>
    <w:p w14:paraId="518E0201" w14:textId="30FCD273" w:rsidR="00352DB9" w:rsidRPr="00352DB9" w:rsidRDefault="00352DB9" w:rsidP="00352DB9">
      <w:pPr>
        <w:bidi/>
        <w:spacing w:line="360" w:lineRule="auto"/>
        <w:jc w:val="both"/>
        <w:rPr>
          <w:rFonts w:ascii="David" w:eastAsia="David" w:hAnsi="David" w:cs="David"/>
          <w:lang w:val="en-IL"/>
        </w:rPr>
      </w:pPr>
      <w:r w:rsidRPr="00352DB9">
        <w:rPr>
          <w:rFonts w:ascii="David" w:eastAsia="David" w:hAnsi="David" w:cs="David"/>
          <w:rtl/>
        </w:rPr>
        <w:t>למרות הדיוק הגבוה של מודלים מאומנים, תהליך התיוג הידני הנדרש עבורם נחשב ל"יקר", איטי ודורש מומחיות תוכן רבה, במיוחד במצבי חירום</w:t>
      </w:r>
      <w:r w:rsidRPr="00352DB9">
        <w:rPr>
          <w:rFonts w:ascii="David" w:eastAsia="David" w:hAnsi="David" w:cs="David"/>
          <w:lang w:val="en-IL"/>
        </w:rPr>
        <w:t xml:space="preserve">. </w:t>
      </w:r>
      <w:r w:rsidRPr="00352DB9">
        <w:rPr>
          <w:rFonts w:ascii="David" w:eastAsia="David" w:hAnsi="David" w:cs="David"/>
          <w:rtl/>
        </w:rPr>
        <w:t>כפתרון לכך, צמחה הלמידה החצי-מונחית</w:t>
      </w:r>
      <w:r w:rsidRPr="00352DB9">
        <w:rPr>
          <w:rFonts w:ascii="David" w:eastAsia="David" w:hAnsi="David" w:cs="David"/>
          <w:lang w:val="en-IL"/>
        </w:rPr>
        <w:t xml:space="preserve"> (Semi-supervised), </w:t>
      </w:r>
      <w:r>
        <w:rPr>
          <w:rFonts w:ascii="David" w:eastAsia="David" w:hAnsi="David" w:cs="David" w:hint="cs"/>
          <w:rtl/>
          <w:lang w:val="en-IL"/>
        </w:rPr>
        <w:t xml:space="preserve"> </w:t>
      </w:r>
      <w:r w:rsidRPr="00352DB9">
        <w:rPr>
          <w:rFonts w:ascii="David" w:eastAsia="David" w:hAnsi="David" w:cs="David"/>
          <w:rtl/>
        </w:rPr>
        <w:t>המשלבת נתונים מתויגים מועטים עם מאגר רחב של מידע גולמי לשיפור הדיוק</w:t>
      </w:r>
      <w:r w:rsidRPr="00352DB9">
        <w:rPr>
          <w:rFonts w:ascii="David" w:eastAsia="David" w:hAnsi="David" w:cs="David"/>
          <w:lang w:val="en-IL"/>
        </w:rPr>
        <w:t>.</w:t>
      </w:r>
    </w:p>
    <w:p w14:paraId="7BF2C4C4" w14:textId="0F15D507" w:rsidR="00352DB9" w:rsidRPr="00352DB9" w:rsidRDefault="00352DB9" w:rsidP="00352DB9">
      <w:pPr>
        <w:bidi/>
        <w:spacing w:line="360" w:lineRule="auto"/>
        <w:jc w:val="both"/>
        <w:rPr>
          <w:rFonts w:ascii="David" w:eastAsia="David" w:hAnsi="David" w:cs="David"/>
          <w:lang w:val="en-IL"/>
        </w:rPr>
      </w:pPr>
      <w:r w:rsidRPr="00352DB9">
        <w:rPr>
          <w:rFonts w:ascii="David" w:eastAsia="David" w:hAnsi="David" w:cs="David"/>
          <w:rtl/>
        </w:rPr>
        <w:t>עם זאת, פיתוחם של מודלי שפה גדולים</w:t>
      </w:r>
      <w:r w:rsidRPr="00352DB9">
        <w:rPr>
          <w:rFonts w:ascii="David" w:eastAsia="David" w:hAnsi="David" w:cs="David"/>
          <w:lang w:val="en-IL"/>
        </w:rPr>
        <w:t xml:space="preserve"> (LLMs) </w:t>
      </w:r>
      <w:r w:rsidRPr="00352DB9">
        <w:rPr>
          <w:rFonts w:ascii="David" w:eastAsia="David" w:hAnsi="David" w:cs="David"/>
          <w:rtl/>
        </w:rPr>
        <w:t>מציע מעבר משימוש ב-"ספרי קוד</w:t>
      </w:r>
      <w:r w:rsidRPr="00352DB9">
        <w:rPr>
          <w:rFonts w:ascii="David" w:eastAsia="David" w:hAnsi="David" w:cs="David"/>
          <w:lang w:val="en-IL"/>
        </w:rPr>
        <w:t xml:space="preserve">" (Codebooks) </w:t>
      </w:r>
      <w:r w:rsidRPr="00352DB9">
        <w:rPr>
          <w:rFonts w:ascii="David" w:eastAsia="David" w:hAnsi="David" w:cs="David"/>
          <w:rtl/>
        </w:rPr>
        <w:t xml:space="preserve">ידניים ל-"ספרי </w:t>
      </w:r>
      <w:proofErr w:type="spellStart"/>
      <w:r w:rsidRPr="00352DB9">
        <w:rPr>
          <w:rFonts w:ascii="David" w:eastAsia="David" w:hAnsi="David" w:cs="David"/>
          <w:rtl/>
        </w:rPr>
        <w:t>פרומפטים</w:t>
      </w:r>
      <w:proofErr w:type="spellEnd"/>
      <w:r w:rsidRPr="00352DB9">
        <w:rPr>
          <w:rFonts w:ascii="David" w:eastAsia="David" w:hAnsi="David" w:cs="David"/>
          <w:lang w:val="en-IL"/>
        </w:rPr>
        <w:t xml:space="preserve">" (Promptbooks) </w:t>
      </w:r>
      <w:r w:rsidRPr="00352DB9">
        <w:rPr>
          <w:rFonts w:ascii="David" w:eastAsia="David" w:hAnsi="David" w:cs="David"/>
          <w:rtl/>
        </w:rPr>
        <w:t>המאפשרים חילוץ מידע בגישת</w:t>
      </w:r>
      <w:r w:rsidRPr="00352DB9">
        <w:rPr>
          <w:rFonts w:ascii="David" w:eastAsia="David" w:hAnsi="David" w:cs="David"/>
          <w:lang w:val="en-IL"/>
        </w:rPr>
        <w:t xml:space="preserve"> Zero-shot </w:t>
      </w:r>
      <w:r w:rsidRPr="00352DB9">
        <w:rPr>
          <w:rFonts w:ascii="David" w:eastAsia="David" w:hAnsi="David" w:cs="David"/>
          <w:rtl/>
        </w:rPr>
        <w:t xml:space="preserve">ללא אימון מקדים </w:t>
      </w:r>
      <w:r>
        <w:rPr>
          <w:rFonts w:ascii="David" w:eastAsia="David" w:hAnsi="David" w:cs="David" w:hint="cs"/>
          <w:rtl/>
        </w:rPr>
        <w:t xml:space="preserve"> </w:t>
      </w:r>
      <w:r w:rsidRPr="00352DB9">
        <w:rPr>
          <w:rFonts w:ascii="David" w:eastAsia="David" w:hAnsi="David" w:cs="David"/>
          <w:lang w:val="en-IL"/>
        </w:rPr>
        <w:t xml:space="preserve">(Stuhler et al., 2024). </w:t>
      </w:r>
      <w:r w:rsidRPr="00352DB9">
        <w:rPr>
          <w:rFonts w:ascii="David" w:eastAsia="David" w:hAnsi="David" w:cs="David"/>
          <w:rtl/>
        </w:rPr>
        <w:t>מחקרים עדכניים מראים כי בעוד מודלים אלו</w:t>
      </w:r>
      <w:r w:rsidRPr="00352DB9">
        <w:rPr>
          <w:rFonts w:ascii="David" w:eastAsia="David" w:hAnsi="David" w:cs="David"/>
          <w:lang w:val="en-IL"/>
        </w:rPr>
        <w:t xml:space="preserve"> (</w:t>
      </w:r>
      <w:r w:rsidRPr="00352DB9">
        <w:rPr>
          <w:rFonts w:ascii="David" w:eastAsia="David" w:hAnsi="David" w:cs="David"/>
          <w:rtl/>
        </w:rPr>
        <w:t>כמו</w:t>
      </w:r>
      <w:r w:rsidRPr="00352DB9">
        <w:rPr>
          <w:rFonts w:ascii="David" w:eastAsia="David" w:hAnsi="David" w:cs="David"/>
          <w:lang w:val="en-IL"/>
        </w:rPr>
        <w:t xml:space="preserve"> Llama 3) </w:t>
      </w:r>
      <w:r w:rsidRPr="00352DB9">
        <w:rPr>
          <w:rFonts w:ascii="David" w:eastAsia="David" w:hAnsi="David" w:cs="David"/>
          <w:rtl/>
        </w:rPr>
        <w:t xml:space="preserve">משיגים דיוק גבוה במשימות חילוץ מפורשות, הם עדיין נתקלים בקשיים במשימות הדורשות פרשנות סמנטית עמוקה ונוטים להשלים מידע על בסיס תבניות סטטיסטיות </w:t>
      </w:r>
      <w:r w:rsidRPr="00352DB9">
        <w:rPr>
          <w:rFonts w:ascii="David" w:eastAsia="David" w:hAnsi="David" w:cs="David"/>
          <w:lang w:val="en-IL"/>
        </w:rPr>
        <w:t>.</w:t>
      </w:r>
    </w:p>
    <w:p w14:paraId="38EC8480" w14:textId="77777777" w:rsidR="00190A45" w:rsidRPr="00352DB9" w:rsidRDefault="00190A45" w:rsidP="00190A45">
      <w:pPr>
        <w:bidi/>
        <w:spacing w:line="360" w:lineRule="auto"/>
        <w:jc w:val="both"/>
        <w:rPr>
          <w:ins w:id="0" w:author="Avi Yosipof" w:date="2026-03-12T18:40:00Z" w16du:dateUtc="2026-03-12T16:40:00Z"/>
          <w:rFonts w:ascii="David" w:eastAsia="David" w:hAnsi="David" w:cs="David"/>
          <w:rtl/>
          <w:lang w:val="en-IL"/>
        </w:rPr>
      </w:pPr>
    </w:p>
    <w:p w14:paraId="395BB06F" w14:textId="25180939" w:rsidR="00190A45" w:rsidRPr="00510FE4" w:rsidRDefault="00190A45" w:rsidP="00190A45">
      <w:pPr>
        <w:bidi/>
        <w:spacing w:line="360" w:lineRule="auto"/>
        <w:jc w:val="both"/>
        <w:rPr>
          <w:rFonts w:ascii="David" w:eastAsia="David" w:hAnsi="David" w:cs="David"/>
        </w:rPr>
      </w:pPr>
    </w:p>
    <w:p w14:paraId="470F05B9" w14:textId="77777777" w:rsidR="004F1335" w:rsidRDefault="00510FE4" w:rsidP="00510FE4">
      <w:pPr>
        <w:bidi/>
        <w:spacing w:line="360" w:lineRule="auto"/>
        <w:jc w:val="both"/>
        <w:rPr>
          <w:rFonts w:ascii="David" w:eastAsia="David" w:hAnsi="David" w:cs="David"/>
          <w:b/>
          <w:bCs/>
          <w:rtl/>
        </w:rPr>
      </w:pPr>
      <w:r w:rsidRPr="00510FE4">
        <w:rPr>
          <w:rFonts w:ascii="David" w:eastAsia="David" w:hAnsi="David" w:cs="David"/>
          <w:b/>
          <w:bCs/>
          <w:rtl/>
        </w:rPr>
        <w:lastRenderedPageBreak/>
        <w:t>השוואת ביצועים ורציונל המחקר הנוכחי</w:t>
      </w:r>
    </w:p>
    <w:p w14:paraId="6B88737D" w14:textId="1AC05E50" w:rsidR="00352DB9" w:rsidRPr="00352DB9" w:rsidRDefault="00352DB9" w:rsidP="00352DB9">
      <w:pPr>
        <w:bidi/>
        <w:spacing w:line="360" w:lineRule="auto"/>
        <w:jc w:val="both"/>
        <w:rPr>
          <w:rFonts w:ascii="David" w:eastAsia="David" w:hAnsi="David" w:cs="David"/>
          <w:lang w:val="en-IL"/>
        </w:rPr>
      </w:pPr>
      <w:r w:rsidRPr="00352DB9">
        <w:rPr>
          <w:rFonts w:ascii="David" w:eastAsia="David" w:hAnsi="David" w:cs="David"/>
          <w:rtl/>
        </w:rPr>
        <w:t>קיימת מחלוקת מחקרית בנוגע ליעילות ה</w:t>
      </w:r>
      <w:r w:rsidRPr="00352DB9">
        <w:rPr>
          <w:rFonts w:ascii="David" w:eastAsia="David" w:hAnsi="David" w:cs="David"/>
          <w:lang w:val="en-IL"/>
        </w:rPr>
        <w:t xml:space="preserve">Zero-shot </w:t>
      </w:r>
      <w:r>
        <w:rPr>
          <w:rFonts w:ascii="David" w:eastAsia="David" w:hAnsi="David" w:cs="David" w:hint="cs"/>
          <w:rtl/>
          <w:lang w:val="en-IL"/>
        </w:rPr>
        <w:t xml:space="preserve"> </w:t>
      </w:r>
      <w:r w:rsidRPr="00352DB9">
        <w:rPr>
          <w:rFonts w:ascii="David" w:eastAsia="David" w:hAnsi="David" w:cs="David"/>
          <w:rtl/>
        </w:rPr>
        <w:t>אל מול שיטות מסורתיות</w:t>
      </w:r>
      <w:r w:rsidRPr="00352DB9">
        <w:rPr>
          <w:rFonts w:ascii="David" w:eastAsia="David" w:hAnsi="David" w:cs="David"/>
          <w:lang w:val="en-IL"/>
        </w:rPr>
        <w:t xml:space="preserve">. </w:t>
      </w:r>
      <w:r w:rsidRPr="00352DB9">
        <w:rPr>
          <w:rFonts w:ascii="David" w:eastAsia="David" w:hAnsi="David" w:cs="David"/>
          <w:rtl/>
        </w:rPr>
        <w:t xml:space="preserve">מחקרים ספציפיים </w:t>
      </w:r>
      <w:r w:rsidRPr="00352DB9">
        <w:rPr>
          <w:rFonts w:ascii="David" w:eastAsia="David" w:hAnsi="David" w:cs="David"/>
          <w:lang w:val="en-IL"/>
        </w:rPr>
        <w:t xml:space="preserve">(Schopf &amp; Braun, 2022) </w:t>
      </w:r>
      <w:r w:rsidRPr="00352DB9">
        <w:rPr>
          <w:rFonts w:ascii="David" w:eastAsia="David" w:hAnsi="David" w:cs="David"/>
          <w:rtl/>
        </w:rPr>
        <w:t>מצביעים על כך שגישות מבוססות דמיון</w:t>
      </w:r>
      <w:r w:rsidRPr="00352DB9">
        <w:rPr>
          <w:rFonts w:ascii="David" w:eastAsia="David" w:hAnsi="David" w:cs="David"/>
          <w:lang w:val="en-IL"/>
        </w:rPr>
        <w:t xml:space="preserve"> (Similarity-based) </w:t>
      </w:r>
      <w:r w:rsidRPr="00352DB9">
        <w:rPr>
          <w:rFonts w:ascii="David" w:eastAsia="David" w:hAnsi="David" w:cs="David"/>
          <w:rtl/>
        </w:rPr>
        <w:t>עדיין עולות בביצועיהן על גישות</w:t>
      </w:r>
      <w:r w:rsidRPr="00352DB9">
        <w:rPr>
          <w:rFonts w:ascii="David" w:eastAsia="David" w:hAnsi="David" w:cs="David"/>
          <w:lang w:val="en-IL"/>
        </w:rPr>
        <w:t xml:space="preserve"> Zero-shot </w:t>
      </w:r>
      <w:r w:rsidRPr="00352DB9">
        <w:rPr>
          <w:rFonts w:ascii="David" w:eastAsia="David" w:hAnsi="David" w:cs="David"/>
          <w:rtl/>
        </w:rPr>
        <w:t xml:space="preserve">ברוב המקרים, למעט במודלים גדולים מאוד שהפגינו יכולות מפתיעות </w:t>
      </w:r>
      <w:proofErr w:type="spellStart"/>
      <w:r w:rsidRPr="00352DB9">
        <w:rPr>
          <w:rFonts w:ascii="David" w:eastAsia="David" w:hAnsi="David" w:cs="David"/>
          <w:rtl/>
        </w:rPr>
        <w:t>בדומיינים</w:t>
      </w:r>
      <w:proofErr w:type="spellEnd"/>
      <w:r w:rsidRPr="00352DB9">
        <w:rPr>
          <w:rFonts w:ascii="David" w:eastAsia="David" w:hAnsi="David" w:cs="David"/>
          <w:rtl/>
        </w:rPr>
        <w:t xml:space="preserve"> ספציפיים</w:t>
      </w:r>
      <w:r w:rsidRPr="00352DB9">
        <w:rPr>
          <w:rFonts w:ascii="David" w:eastAsia="David" w:hAnsi="David" w:cs="David"/>
          <w:lang w:val="en-IL"/>
        </w:rPr>
        <w:t xml:space="preserve">. </w:t>
      </w:r>
      <w:r w:rsidRPr="00352DB9">
        <w:rPr>
          <w:rFonts w:ascii="David" w:eastAsia="David" w:hAnsi="David" w:cs="David"/>
          <w:rtl/>
        </w:rPr>
        <w:t>המחקר הנוכחי מבקש לגשר על פער זה ולבחון האם טכניקות כמו</w:t>
      </w:r>
      <w:r w:rsidRPr="00352DB9">
        <w:rPr>
          <w:rFonts w:ascii="David" w:eastAsia="David" w:hAnsi="David" w:cs="David"/>
          <w:lang w:val="en-IL"/>
        </w:rPr>
        <w:t xml:space="preserve"> Chain-of-Thought (</w:t>
      </w:r>
      <w:proofErr w:type="spellStart"/>
      <w:r w:rsidRPr="00352DB9">
        <w:rPr>
          <w:rFonts w:ascii="David" w:eastAsia="David" w:hAnsi="David" w:cs="David"/>
          <w:lang w:val="en-IL"/>
        </w:rPr>
        <w:t>CoT</w:t>
      </w:r>
      <w:proofErr w:type="spellEnd"/>
      <w:r w:rsidRPr="00352DB9">
        <w:rPr>
          <w:rFonts w:ascii="David" w:eastAsia="David" w:hAnsi="David" w:cs="David"/>
          <w:lang w:val="en-IL"/>
        </w:rPr>
        <w:t xml:space="preserve">) </w:t>
      </w:r>
      <w:r>
        <w:rPr>
          <w:rFonts w:ascii="David" w:eastAsia="David" w:hAnsi="David" w:cs="David" w:hint="cs"/>
          <w:rtl/>
          <w:lang w:val="en-IL"/>
        </w:rPr>
        <w:t xml:space="preserve"> </w:t>
      </w:r>
      <w:r w:rsidRPr="00352DB9">
        <w:rPr>
          <w:rFonts w:ascii="David" w:eastAsia="David" w:hAnsi="David" w:cs="David"/>
          <w:rtl/>
        </w:rPr>
        <w:t>מסוגלות להשתוות לדיוק של מודלים מומחי-תוכן</w:t>
      </w:r>
      <w:r w:rsidRPr="00352DB9">
        <w:rPr>
          <w:rFonts w:ascii="David" w:eastAsia="David" w:hAnsi="David" w:cs="David"/>
          <w:lang w:val="en-IL"/>
        </w:rPr>
        <w:t xml:space="preserve"> (</w:t>
      </w:r>
      <w:r w:rsidRPr="00352DB9">
        <w:rPr>
          <w:rFonts w:ascii="David" w:eastAsia="David" w:hAnsi="David" w:cs="David"/>
          <w:rtl/>
        </w:rPr>
        <w:t>כמו</w:t>
      </w:r>
      <w:r w:rsidRPr="00352DB9">
        <w:rPr>
          <w:rFonts w:ascii="David" w:eastAsia="David" w:hAnsi="David" w:cs="David"/>
          <w:lang w:val="en-IL"/>
        </w:rPr>
        <w:t xml:space="preserve"> </w:t>
      </w:r>
      <w:proofErr w:type="spellStart"/>
      <w:r w:rsidRPr="00352DB9">
        <w:rPr>
          <w:rFonts w:ascii="David" w:eastAsia="David" w:hAnsi="David" w:cs="David"/>
          <w:lang w:val="en-IL"/>
        </w:rPr>
        <w:t>RoBERTa</w:t>
      </w:r>
      <w:proofErr w:type="spellEnd"/>
      <w:r w:rsidRPr="00352DB9">
        <w:rPr>
          <w:rFonts w:ascii="David" w:eastAsia="David" w:hAnsi="David" w:cs="David"/>
          <w:lang w:val="en-IL"/>
        </w:rPr>
        <w:t xml:space="preserve">) </w:t>
      </w:r>
      <w:r w:rsidRPr="00352DB9">
        <w:rPr>
          <w:rFonts w:ascii="David" w:eastAsia="David" w:hAnsi="David" w:cs="David"/>
          <w:rtl/>
        </w:rPr>
        <w:t>שפעלו על בסיס נתוני הפיגוע במנצ'סטר</w:t>
      </w:r>
      <w:r w:rsidRPr="00352DB9">
        <w:rPr>
          <w:rFonts w:ascii="David" w:eastAsia="David" w:hAnsi="David" w:cs="David"/>
          <w:lang w:val="en-IL"/>
        </w:rPr>
        <w:t>.</w:t>
      </w:r>
    </w:p>
    <w:p w14:paraId="5DDA06BC" w14:textId="77777777" w:rsidR="00352DB9" w:rsidRPr="00352DB9" w:rsidRDefault="00352DB9" w:rsidP="00352DB9">
      <w:pPr>
        <w:bidi/>
        <w:spacing w:line="360" w:lineRule="auto"/>
        <w:jc w:val="both"/>
        <w:rPr>
          <w:rFonts w:ascii="David" w:eastAsia="David" w:hAnsi="David" w:cs="David"/>
          <w:rtl/>
          <w:lang w:val="en-IL"/>
        </w:rPr>
      </w:pPr>
    </w:p>
    <w:p w14:paraId="3000094E" w14:textId="77777777" w:rsidR="00443C39" w:rsidRPr="00443C39" w:rsidRDefault="00443C39" w:rsidP="00443C39">
      <w:pPr>
        <w:pStyle w:val="a8"/>
        <w:numPr>
          <w:ilvl w:val="0"/>
          <w:numId w:val="3"/>
        </w:numPr>
        <w:bidi/>
        <w:spacing w:line="360" w:lineRule="auto"/>
        <w:jc w:val="center"/>
        <w:rPr>
          <w:rFonts w:ascii="David" w:eastAsia="David" w:hAnsi="David" w:cs="David"/>
          <w:b/>
          <w:bCs/>
          <w:sz w:val="28"/>
          <w:szCs w:val="28"/>
        </w:rPr>
      </w:pPr>
      <w:r w:rsidRPr="00443C39">
        <w:rPr>
          <w:rFonts w:ascii="David" w:eastAsia="David" w:hAnsi="David" w:cs="David"/>
          <w:b/>
          <w:bCs/>
          <w:sz w:val="28"/>
          <w:szCs w:val="28"/>
          <w:rtl/>
        </w:rPr>
        <w:t>מטרות ויעדים</w:t>
      </w:r>
    </w:p>
    <w:p w14:paraId="0000002B" w14:textId="77777777" w:rsidR="00C20A6D" w:rsidRPr="00510FE4" w:rsidRDefault="00C20A6D" w:rsidP="00265405">
      <w:pPr>
        <w:bidi/>
        <w:spacing w:line="360" w:lineRule="auto"/>
        <w:jc w:val="both"/>
        <w:rPr>
          <w:rFonts w:ascii="David" w:eastAsia="David" w:hAnsi="David" w:cs="David"/>
        </w:rPr>
      </w:pPr>
    </w:p>
    <w:p w14:paraId="0000002C" w14:textId="77777777" w:rsidR="00C20A6D" w:rsidRPr="00197B6C" w:rsidRDefault="00B44214" w:rsidP="00265405">
      <w:pPr>
        <w:bidi/>
        <w:spacing w:line="360" w:lineRule="auto"/>
        <w:jc w:val="both"/>
        <w:rPr>
          <w:rFonts w:ascii="David" w:eastAsia="David" w:hAnsi="David" w:cs="David"/>
          <w:b/>
          <w:bCs/>
          <w:u w:val="single"/>
        </w:rPr>
      </w:pPr>
      <w:r w:rsidRPr="00197B6C">
        <w:rPr>
          <w:rFonts w:ascii="David" w:eastAsia="David" w:hAnsi="David" w:cs="David"/>
          <w:b/>
          <w:bCs/>
          <w:u w:val="single"/>
          <w:rtl/>
        </w:rPr>
        <w:t>הגדרת ומהות הבעיה</w:t>
      </w:r>
    </w:p>
    <w:p w14:paraId="3DE444E2" w14:textId="77777777" w:rsidR="00772463" w:rsidRDefault="00772463" w:rsidP="00265405">
      <w:pPr>
        <w:bidi/>
        <w:spacing w:line="360" w:lineRule="auto"/>
        <w:jc w:val="both"/>
        <w:rPr>
          <w:rFonts w:ascii="David" w:eastAsia="David" w:hAnsi="David" w:cs="David"/>
          <w:rtl/>
        </w:rPr>
      </w:pPr>
      <w:r w:rsidRPr="00772463">
        <w:rPr>
          <w:rFonts w:ascii="David" w:eastAsia="David" w:hAnsi="David" w:cs="David"/>
          <w:rtl/>
        </w:rPr>
        <w:t xml:space="preserve">הבעיה המרכזית בה מתמקד מחקר זה היא שאלת יכולת ההכללה של מודלי שפה כלליים אל מול מודלים מומחי תוכן בתחום של מידע כוזב בנושא חירום ואסונות. כיום, סיווג טקסט איכותי בתחומי חירום (כגון פיגועי טרור או אסונות טבע) נשען לרוב על מודלי שפה טבעית מבוססי </w:t>
      </w:r>
      <w:r w:rsidRPr="00772463">
        <w:rPr>
          <w:rFonts w:ascii="David" w:eastAsia="David" w:hAnsi="David" w:cs="David"/>
        </w:rPr>
        <w:t>Transformers</w:t>
      </w:r>
      <w:r w:rsidRPr="00772463">
        <w:rPr>
          <w:rFonts w:ascii="David" w:eastAsia="David" w:hAnsi="David" w:cs="David"/>
          <w:rtl/>
        </w:rPr>
        <w:t xml:space="preserve"> שעברו התאמה ייעודית (</w:t>
      </w:r>
      <w:r w:rsidRPr="00772463">
        <w:rPr>
          <w:rFonts w:ascii="David" w:eastAsia="David" w:hAnsi="David" w:cs="David"/>
        </w:rPr>
        <w:t>Fine-Tuning</w:t>
      </w:r>
      <w:r w:rsidRPr="00772463">
        <w:rPr>
          <w:rFonts w:ascii="David" w:eastAsia="David" w:hAnsi="David" w:cs="David"/>
          <w:rtl/>
        </w:rPr>
        <w:t>) על נתונים ספציפיים לתחום, תהליך הדורש משאבי תיוג יקרים ומומחיות אנושית. חשיבותם של מודלים אלו לזיהוי מידע כוזב ודיסאינפורמציה בזמן אמת הודגשה במחקרים קודמים, אשר הראו כי מודלים מומחים מצליחים להתמודד טוב יותר עם המורכבות הסמנטית של אירועי משבר (</w:t>
      </w:r>
      <w:r w:rsidRPr="00772463">
        <w:rPr>
          <w:rFonts w:ascii="David" w:eastAsia="David" w:hAnsi="David" w:cs="David"/>
        </w:rPr>
        <w:t>Dallo et al., 2022; Elroy &amp; Yosipof, 2023b; Elroy et al., 2023, 2024</w:t>
      </w:r>
      <w:r w:rsidRPr="00772463">
        <w:rPr>
          <w:rFonts w:ascii="David" w:eastAsia="David" w:hAnsi="David" w:cs="David"/>
          <w:rtl/>
        </w:rPr>
        <w:t>).</w:t>
      </w:r>
    </w:p>
    <w:p w14:paraId="2160EA00" w14:textId="1F71A991" w:rsidR="009E6618" w:rsidRPr="009E6618" w:rsidRDefault="00772463" w:rsidP="00772463">
      <w:pPr>
        <w:bidi/>
        <w:spacing w:line="360" w:lineRule="auto"/>
        <w:jc w:val="both"/>
        <w:rPr>
          <w:rFonts w:ascii="David" w:eastAsia="David" w:hAnsi="David" w:cs="David"/>
        </w:rPr>
      </w:pPr>
      <w:r w:rsidRPr="00772463">
        <w:rPr>
          <w:rFonts w:ascii="David" w:eastAsia="David" w:hAnsi="David" w:cs="David"/>
          <w:rtl/>
        </w:rPr>
        <w:t xml:space="preserve">הבעיה המרכזית המוצגת לעיל מקבלת משנה תוקף ומתחדדת נוכח </w:t>
      </w:r>
      <w:r>
        <w:rPr>
          <w:rFonts w:ascii="David" w:eastAsia="David" w:hAnsi="David" w:cs="David" w:hint="cs"/>
          <w:rtl/>
        </w:rPr>
        <w:t>הדומיננטיו</w:t>
      </w:r>
      <w:r>
        <w:rPr>
          <w:rFonts w:ascii="David" w:eastAsia="David" w:hAnsi="David" w:cs="David" w:hint="eastAsia"/>
          <w:rtl/>
        </w:rPr>
        <w:t>ת</w:t>
      </w:r>
      <w:r w:rsidRPr="00772463">
        <w:rPr>
          <w:rFonts w:ascii="David" w:eastAsia="David" w:hAnsi="David" w:cs="David"/>
          <w:rtl/>
        </w:rPr>
        <w:t xml:space="preserve"> של מודלי שפה גדולים</w:t>
      </w:r>
      <w:r w:rsidRPr="00772463">
        <w:rPr>
          <w:rFonts w:ascii="David" w:eastAsia="David" w:hAnsi="David" w:cs="David"/>
        </w:rPr>
        <w:t xml:space="preserve"> (Large Language Models – LLMs) </w:t>
      </w:r>
      <w:r w:rsidRPr="00772463">
        <w:rPr>
          <w:rFonts w:ascii="David" w:eastAsia="David" w:hAnsi="David" w:cs="David"/>
          <w:rtl/>
        </w:rPr>
        <w:t xml:space="preserve">הפועלים בגישת </w:t>
      </w:r>
      <w:r w:rsidRPr="00772463">
        <w:rPr>
          <w:rFonts w:ascii="David" w:eastAsia="David" w:hAnsi="David" w:cs="David"/>
        </w:rPr>
        <w:t>Zero-Shot</w:t>
      </w:r>
      <w:r>
        <w:rPr>
          <w:rFonts w:ascii="David" w:eastAsia="David" w:hAnsi="David" w:cs="David" w:hint="cs"/>
          <w:b/>
          <w:bCs/>
          <w:rtl/>
        </w:rPr>
        <w:t xml:space="preserve">. </w:t>
      </w:r>
      <w:r w:rsidR="009E6618" w:rsidRPr="009E6618">
        <w:rPr>
          <w:rFonts w:ascii="David" w:eastAsia="David" w:hAnsi="David" w:cs="David"/>
          <w:rtl/>
        </w:rPr>
        <w:t>מודלים אלו אומנו על מאגרי נתונים עצומים ומגוונים, אך הם לא עברו התאמה ייעודית לנושאים הספציפיים והרגישים של ניהול אסונות. מכאן עולה השאלה המחקרית</w:t>
      </w:r>
      <w:r w:rsidR="009E6618" w:rsidRPr="009E6618">
        <w:rPr>
          <w:rFonts w:ascii="David" w:eastAsia="David" w:hAnsi="David" w:cs="David"/>
        </w:rPr>
        <w:t xml:space="preserve">: </w:t>
      </w:r>
      <w:r w:rsidR="009E6618" w:rsidRPr="009E6618">
        <w:rPr>
          <w:rFonts w:ascii="David" w:eastAsia="David" w:hAnsi="David" w:cs="David"/>
          <w:rtl/>
        </w:rPr>
        <w:t xml:space="preserve">האם מודל שפה כללי, שלא אומן על נתונים ספציפיים של מקרי חירום, מסוגל להבין את הניואנסים הלשוניים </w:t>
      </w:r>
      <w:r w:rsidRPr="009E6618">
        <w:rPr>
          <w:rFonts w:ascii="David" w:eastAsia="David" w:hAnsi="David" w:cs="David" w:hint="cs"/>
          <w:rtl/>
        </w:rPr>
        <w:t>וההקשרים</w:t>
      </w:r>
      <w:r w:rsidR="009E6618" w:rsidRPr="009E6618">
        <w:rPr>
          <w:rFonts w:ascii="David" w:eastAsia="David" w:hAnsi="David" w:cs="David"/>
          <w:rtl/>
        </w:rPr>
        <w:t xml:space="preserve"> של אירועי אסון ברמה שתשתווה או תעלה על ביצועיו של מודל ייעודי</w:t>
      </w:r>
      <w:r w:rsidR="009E6618" w:rsidRPr="009E6618">
        <w:rPr>
          <w:rFonts w:ascii="David" w:eastAsia="David" w:hAnsi="David" w:cs="David"/>
        </w:rPr>
        <w:t xml:space="preserve"> (Domain-specific)? </w:t>
      </w:r>
      <w:r w:rsidR="009E6618" w:rsidRPr="009E6618">
        <w:rPr>
          <w:rFonts w:ascii="David" w:eastAsia="David" w:hAnsi="David" w:cs="David"/>
          <w:rtl/>
        </w:rPr>
        <w:t>מהות הבעיה טמונה בפער שבין "רוחב" ל"עומק": האם הידע הכללי הרחב של ה</w:t>
      </w:r>
      <w:r w:rsidR="009E6618" w:rsidRPr="009E6618">
        <w:rPr>
          <w:rFonts w:ascii="David" w:eastAsia="David" w:hAnsi="David" w:cs="David"/>
        </w:rPr>
        <w:t xml:space="preserve">-LLM </w:t>
      </w:r>
      <w:r w:rsidR="009E6618" w:rsidRPr="009E6618">
        <w:rPr>
          <w:rFonts w:ascii="David" w:eastAsia="David" w:hAnsi="David" w:cs="David"/>
          <w:rtl/>
        </w:rPr>
        <w:t>והיכולת לבצע הסקה הדרגתית</w:t>
      </w:r>
      <w:r w:rsidR="009E6618" w:rsidRPr="009E6618">
        <w:rPr>
          <w:rFonts w:ascii="David" w:eastAsia="David" w:hAnsi="David" w:cs="David"/>
        </w:rPr>
        <w:t xml:space="preserve"> (Chain of Thought) </w:t>
      </w:r>
      <w:r w:rsidR="009E6618" w:rsidRPr="009E6618">
        <w:rPr>
          <w:rFonts w:ascii="David" w:eastAsia="David" w:hAnsi="David" w:cs="David"/>
          <w:rtl/>
        </w:rPr>
        <w:t xml:space="preserve">מפצים על היעדר האימון הספציפי </w:t>
      </w:r>
      <w:proofErr w:type="spellStart"/>
      <w:r w:rsidR="009E6618" w:rsidRPr="009E6618">
        <w:rPr>
          <w:rFonts w:ascii="David" w:eastAsia="David" w:hAnsi="David" w:cs="David"/>
          <w:rtl/>
        </w:rPr>
        <w:t>בדומיין</w:t>
      </w:r>
      <w:proofErr w:type="spellEnd"/>
      <w:r w:rsidR="009E6618" w:rsidRPr="009E6618">
        <w:rPr>
          <w:rFonts w:ascii="David" w:eastAsia="David" w:hAnsi="David" w:cs="David"/>
          <w:rtl/>
        </w:rPr>
        <w:t xml:space="preserve"> האסונות? פתרון שאלה זו קריטי להבנת היכולת להשתמש בכלי בינה מלאכותית </w:t>
      </w:r>
      <w:r w:rsidR="00107305">
        <w:rPr>
          <w:rFonts w:ascii="David" w:eastAsia="David" w:hAnsi="David" w:cs="David" w:hint="cs"/>
          <w:rtl/>
        </w:rPr>
        <w:t xml:space="preserve">כללים </w:t>
      </w:r>
      <w:r w:rsidR="00107305" w:rsidRPr="009E6618">
        <w:rPr>
          <w:rFonts w:ascii="David" w:eastAsia="David" w:hAnsi="David" w:cs="David"/>
          <w:rtl/>
        </w:rPr>
        <w:t xml:space="preserve"> </w:t>
      </w:r>
      <w:r w:rsidR="009E6618" w:rsidRPr="009E6618">
        <w:rPr>
          <w:rFonts w:ascii="David" w:eastAsia="David" w:hAnsi="David" w:cs="David"/>
          <w:rtl/>
        </w:rPr>
        <w:t>לניתוח מהיר ומהימן של מ</w:t>
      </w:r>
      <w:r w:rsidR="00107305">
        <w:rPr>
          <w:rFonts w:ascii="David" w:eastAsia="David" w:hAnsi="David" w:cs="David" w:hint="cs"/>
          <w:rtl/>
        </w:rPr>
        <w:t>ידע כוזב במ</w:t>
      </w:r>
      <w:r w:rsidR="009E6618" w:rsidRPr="009E6618">
        <w:rPr>
          <w:rFonts w:ascii="David" w:eastAsia="David" w:hAnsi="David" w:cs="David"/>
          <w:rtl/>
        </w:rPr>
        <w:t>צבי חירום בזמן אמת, מבלי להזדקק לשלבי אימון מקדימים וממושכים</w:t>
      </w:r>
      <w:r w:rsidR="009E6618" w:rsidRPr="009E6618">
        <w:rPr>
          <w:rFonts w:ascii="David" w:eastAsia="David" w:hAnsi="David" w:cs="David"/>
        </w:rPr>
        <w:t>.</w:t>
      </w:r>
    </w:p>
    <w:p w14:paraId="0000002F" w14:textId="77777777" w:rsidR="00C20A6D" w:rsidRPr="00197B6C" w:rsidRDefault="00C20A6D" w:rsidP="00265405">
      <w:pPr>
        <w:bidi/>
        <w:spacing w:line="360" w:lineRule="auto"/>
        <w:jc w:val="both"/>
        <w:rPr>
          <w:rFonts w:ascii="David" w:eastAsia="David" w:hAnsi="David" w:cs="David"/>
        </w:rPr>
      </w:pPr>
    </w:p>
    <w:p w14:paraId="00000030" w14:textId="77777777" w:rsidR="00C20A6D" w:rsidRDefault="00C20A6D">
      <w:pPr>
        <w:bidi/>
        <w:rPr>
          <w:rFonts w:ascii="David" w:eastAsia="David" w:hAnsi="David" w:cs="David"/>
        </w:rPr>
      </w:pPr>
    </w:p>
    <w:p w14:paraId="0DE944B6" w14:textId="77777777" w:rsidR="00DB3514" w:rsidRDefault="00DB3514" w:rsidP="00DB3514">
      <w:pPr>
        <w:bidi/>
        <w:spacing w:line="360" w:lineRule="auto"/>
        <w:rPr>
          <w:rFonts w:ascii="David" w:eastAsia="David" w:hAnsi="David" w:cs="David"/>
        </w:rPr>
      </w:pPr>
    </w:p>
    <w:p w14:paraId="4A634A93" w14:textId="77777777" w:rsidR="00DB3514" w:rsidRDefault="00DB3514" w:rsidP="00DB3514">
      <w:pPr>
        <w:bidi/>
        <w:spacing w:line="360" w:lineRule="auto"/>
        <w:rPr>
          <w:rFonts w:ascii="David" w:eastAsia="David" w:hAnsi="David" w:cs="David"/>
          <w:b/>
          <w:bCs/>
          <w:u w:val="single"/>
        </w:rPr>
      </w:pPr>
      <w:r>
        <w:rPr>
          <w:rFonts w:ascii="David" w:eastAsia="David" w:hAnsi="David" w:cs="David"/>
          <w:b/>
          <w:bCs/>
          <w:u w:val="single"/>
          <w:rtl/>
        </w:rPr>
        <w:t>מטרת המחקר</w:t>
      </w:r>
    </w:p>
    <w:p w14:paraId="5E30CFFA" w14:textId="160A49D8" w:rsidR="00DB3514" w:rsidRPr="00197B6C" w:rsidRDefault="00DB3514" w:rsidP="00DB3514">
      <w:pPr>
        <w:bidi/>
        <w:spacing w:line="360" w:lineRule="auto"/>
        <w:rPr>
          <w:rFonts w:ascii="David" w:eastAsia="David" w:hAnsi="David" w:cs="David"/>
        </w:rPr>
      </w:pPr>
      <w:r>
        <w:rPr>
          <w:rFonts w:ascii="David" w:eastAsia="David" w:hAnsi="David" w:cs="David"/>
          <w:rtl/>
        </w:rPr>
        <w:t>מטרתו המרכזית של פרויקט זה היא לבחון את תקפותם ודיוקם של מודלי שפה גדולים (</w:t>
      </w:r>
      <w:r>
        <w:rPr>
          <w:rFonts w:ascii="David" w:eastAsia="David" w:hAnsi="David" w:cs="David"/>
        </w:rPr>
        <w:t>LLMs</w:t>
      </w:r>
      <w:r>
        <w:rPr>
          <w:rFonts w:ascii="David" w:eastAsia="David" w:hAnsi="David" w:cs="David"/>
          <w:rtl/>
        </w:rPr>
        <w:t xml:space="preserve">) בגישת </w:t>
      </w:r>
      <w:r>
        <w:rPr>
          <w:rFonts w:ascii="David" w:eastAsia="David" w:hAnsi="David" w:cs="David"/>
        </w:rPr>
        <w:t>Zero-Shot</w:t>
      </w:r>
      <w:r>
        <w:rPr>
          <w:rFonts w:ascii="David" w:eastAsia="David" w:hAnsi="David" w:cs="David"/>
          <w:rtl/>
        </w:rPr>
        <w:t xml:space="preserve"> כחלופה למודלים מאומנים (</w:t>
      </w:r>
      <w:r>
        <w:rPr>
          <w:rFonts w:ascii="David" w:eastAsia="David" w:hAnsi="David" w:cs="David"/>
        </w:rPr>
        <w:t>Fine-Tuning</w:t>
      </w:r>
      <w:r>
        <w:rPr>
          <w:rFonts w:ascii="David" w:eastAsia="David" w:hAnsi="David" w:cs="David"/>
          <w:rtl/>
        </w:rPr>
        <w:t>) במשימות סיווג טקסט מורכב</w:t>
      </w:r>
      <w:r w:rsidR="00107305">
        <w:rPr>
          <w:rFonts w:ascii="David" w:eastAsia="David" w:hAnsi="David" w:cs="David" w:hint="cs"/>
          <w:rtl/>
        </w:rPr>
        <w:t xml:space="preserve"> בנושא מידע כוזב באסונות ומקרי חירו</w:t>
      </w:r>
      <w:r w:rsidR="00FA0BC3">
        <w:rPr>
          <w:rFonts w:ascii="David" w:eastAsia="David" w:hAnsi="David" w:cs="David" w:hint="cs"/>
          <w:rtl/>
        </w:rPr>
        <w:t>ם</w:t>
      </w:r>
      <w:r>
        <w:rPr>
          <w:rFonts w:ascii="David" w:eastAsia="David" w:hAnsi="David" w:cs="David"/>
          <w:rtl/>
        </w:rPr>
        <w:t xml:space="preserve">. </w:t>
      </w:r>
      <w:r w:rsidRPr="00197B6C">
        <w:rPr>
          <w:rFonts w:ascii="David" w:eastAsia="David" w:hAnsi="David" w:cs="David"/>
          <w:rtl/>
        </w:rPr>
        <w:t xml:space="preserve">המחקר שואף לבדוק בסיסי מידע שונים של פוסטים ברשתות החברתיות </w:t>
      </w:r>
      <w:r w:rsidRPr="00197B6C">
        <w:rPr>
          <w:rFonts w:ascii="David" w:eastAsia="David" w:hAnsi="David" w:cs="David"/>
          <w:rtl/>
        </w:rPr>
        <w:lastRenderedPageBreak/>
        <w:t>בנושאים של אסונות ומקרי חירום ולראות את הצלחת המודלי השפה הגדולים לעומת המודלים המאומנים בכל אחד מהתחומים השונים</w:t>
      </w:r>
      <w:r w:rsidRPr="00197B6C">
        <w:rPr>
          <w:rFonts w:ascii="David" w:eastAsia="David" w:hAnsi="David" w:cs="David"/>
        </w:rPr>
        <w:t xml:space="preserve">. </w:t>
      </w:r>
    </w:p>
    <w:p w14:paraId="11A79D37" w14:textId="77777777" w:rsidR="00DB3514" w:rsidRPr="00197B6C" w:rsidRDefault="00DB3514" w:rsidP="00DB3514">
      <w:pPr>
        <w:bidi/>
        <w:spacing w:line="360" w:lineRule="auto"/>
        <w:rPr>
          <w:rFonts w:ascii="David" w:eastAsia="David" w:hAnsi="David" w:cs="David"/>
        </w:rPr>
      </w:pPr>
    </w:p>
    <w:p w14:paraId="6646EFF7" w14:textId="77777777" w:rsidR="00DB3514" w:rsidRDefault="00DB3514" w:rsidP="00DB3514">
      <w:pPr>
        <w:bidi/>
        <w:spacing w:line="360" w:lineRule="auto"/>
        <w:rPr>
          <w:rFonts w:ascii="David" w:eastAsia="David" w:hAnsi="David" w:cs="David"/>
          <w:u w:val="single"/>
        </w:rPr>
      </w:pPr>
      <w:r>
        <w:rPr>
          <w:rFonts w:ascii="David" w:eastAsia="David" w:hAnsi="David" w:cs="David"/>
          <w:b/>
          <w:bCs/>
          <w:u w:val="single"/>
          <w:rtl/>
        </w:rPr>
        <w:t>שאלת המחקר</w:t>
      </w:r>
    </w:p>
    <w:p w14:paraId="4A70BE48" w14:textId="4ACCF93A" w:rsidR="00DB3514" w:rsidRDefault="00DB3514" w:rsidP="00DB3514">
      <w:pPr>
        <w:bidi/>
        <w:spacing w:line="360" w:lineRule="auto"/>
        <w:rPr>
          <w:ins w:id="1" w:author="Avi Yosipof" w:date="2026-03-12T18:41:00Z" w16du:dateUtc="2026-03-12T16:41:00Z"/>
          <w:rFonts w:ascii="David" w:eastAsia="David" w:hAnsi="David" w:cs="David"/>
          <w:rtl/>
        </w:rPr>
      </w:pPr>
      <w:r>
        <w:rPr>
          <w:rFonts w:ascii="David" w:eastAsia="David" w:hAnsi="David" w:cs="David"/>
          <w:rtl/>
        </w:rPr>
        <w:t xml:space="preserve"> </w:t>
      </w:r>
      <w:r>
        <w:rPr>
          <w:rFonts w:ascii="David" w:eastAsia="David" w:hAnsi="David" w:cs="David" w:hint="cs"/>
          <w:rtl/>
        </w:rPr>
        <w:t>מהם הבדלים בביצועים</w:t>
      </w:r>
      <w:r>
        <w:rPr>
          <w:rFonts w:ascii="David" w:eastAsia="David" w:hAnsi="David" w:cs="David"/>
          <w:rtl/>
        </w:rPr>
        <w:t xml:space="preserve"> בין מודלי שפה גדולים הפועלים בגישת </w:t>
      </w:r>
      <w:r>
        <w:rPr>
          <w:rFonts w:ascii="David" w:eastAsia="David" w:hAnsi="David" w:cs="David"/>
        </w:rPr>
        <w:t>Zero-Shot</w:t>
      </w:r>
      <w:r>
        <w:rPr>
          <w:rFonts w:ascii="David" w:eastAsia="David" w:hAnsi="David" w:cs="David"/>
          <w:rtl/>
        </w:rPr>
        <w:t xml:space="preserve"> לבין מודלים </w:t>
      </w:r>
      <w:r>
        <w:rPr>
          <w:rFonts w:ascii="David" w:eastAsia="David" w:hAnsi="David" w:cs="David" w:hint="cs"/>
          <w:rtl/>
        </w:rPr>
        <w:t xml:space="preserve">שפה טבעית </w:t>
      </w:r>
      <w:r>
        <w:rPr>
          <w:rFonts w:ascii="David" w:eastAsia="David" w:hAnsi="David" w:cs="David"/>
          <w:rtl/>
        </w:rPr>
        <w:t xml:space="preserve">מבוססי </w:t>
      </w:r>
      <w:r>
        <w:rPr>
          <w:rFonts w:ascii="David" w:eastAsia="David" w:hAnsi="David" w:cs="David"/>
        </w:rPr>
        <w:t>Transformer</w:t>
      </w:r>
      <w:r>
        <w:rPr>
          <w:rFonts w:ascii="David" w:eastAsia="David" w:hAnsi="David" w:cs="David"/>
          <w:rtl/>
        </w:rPr>
        <w:t xml:space="preserve"> שעברו התאמה ייעודית (</w:t>
      </w:r>
      <w:r>
        <w:rPr>
          <w:rFonts w:ascii="David" w:eastAsia="David" w:hAnsi="David" w:cs="David"/>
        </w:rPr>
        <w:t>Fine-Tuning</w:t>
      </w:r>
      <w:r>
        <w:rPr>
          <w:rFonts w:ascii="David" w:eastAsia="David" w:hAnsi="David" w:cs="David"/>
          <w:rtl/>
        </w:rPr>
        <w:t xml:space="preserve">), בהתמודדות עם סיווג תכנים </w:t>
      </w:r>
      <w:r>
        <w:rPr>
          <w:rFonts w:ascii="David" w:eastAsia="David" w:hAnsi="David" w:cs="David" w:hint="cs"/>
          <w:rtl/>
        </w:rPr>
        <w:t>של מידע כוזב ב</w:t>
      </w:r>
      <w:r w:rsidR="00FA0BC3">
        <w:rPr>
          <w:rFonts w:ascii="David" w:eastAsia="David" w:hAnsi="David" w:cs="David" w:hint="cs"/>
          <w:rtl/>
        </w:rPr>
        <w:t>אסונות ומקרי חירום</w:t>
      </w:r>
      <w:r>
        <w:rPr>
          <w:rFonts w:ascii="David" w:eastAsia="David" w:hAnsi="David" w:cs="David"/>
          <w:rtl/>
        </w:rPr>
        <w:t>?</w:t>
      </w:r>
    </w:p>
    <w:p w14:paraId="0CE42552" w14:textId="77777777" w:rsidR="00443C39" w:rsidRPr="00510FE4" w:rsidRDefault="00443C39" w:rsidP="00443C39">
      <w:pPr>
        <w:bidi/>
        <w:spacing w:line="360" w:lineRule="auto"/>
        <w:jc w:val="both"/>
        <w:rPr>
          <w:rFonts w:ascii="David" w:eastAsia="David" w:hAnsi="David" w:cs="David"/>
        </w:rPr>
      </w:pPr>
      <w:r w:rsidRPr="00510FE4">
        <w:rPr>
          <w:rFonts w:ascii="David" w:eastAsia="David" w:hAnsi="David" w:cs="David"/>
          <w:b/>
          <w:bCs/>
          <w:rtl/>
        </w:rPr>
        <w:t>השערות המחקר</w:t>
      </w:r>
    </w:p>
    <w:p w14:paraId="4573A1CA" w14:textId="77777777" w:rsidR="00594169" w:rsidRPr="00594169" w:rsidRDefault="00594169" w:rsidP="00594169">
      <w:pPr>
        <w:bidi/>
        <w:spacing w:line="360" w:lineRule="auto"/>
        <w:rPr>
          <w:rFonts w:ascii="David" w:eastAsia="David" w:hAnsi="David" w:cs="David"/>
          <w:lang w:val="en-IL"/>
        </w:rPr>
      </w:pPr>
      <w:r w:rsidRPr="00594169">
        <w:rPr>
          <w:rFonts w:ascii="David" w:eastAsia="David" w:hAnsi="David" w:cs="David"/>
          <w:rtl/>
        </w:rPr>
        <w:t xml:space="preserve">שיערנו כי מודלי </w:t>
      </w:r>
      <w:r w:rsidRPr="00594169">
        <w:rPr>
          <w:rFonts w:ascii="David" w:eastAsia="David" w:hAnsi="David" w:cs="David"/>
          <w:lang w:val="en-IL"/>
        </w:rPr>
        <w:t>Transformer</w:t>
      </w:r>
      <w:r w:rsidRPr="00594169">
        <w:rPr>
          <w:rFonts w:ascii="David" w:eastAsia="David" w:hAnsi="David" w:cs="David"/>
          <w:rtl/>
        </w:rPr>
        <w:t xml:space="preserve"> שעברו התאמה ייעודית (</w:t>
      </w:r>
      <w:r w:rsidRPr="00594169">
        <w:rPr>
          <w:rFonts w:ascii="David" w:eastAsia="David" w:hAnsi="David" w:cs="David"/>
          <w:lang w:val="en-IL"/>
        </w:rPr>
        <w:t>Fine-Tuning</w:t>
      </w:r>
      <w:r w:rsidRPr="00594169">
        <w:rPr>
          <w:rFonts w:ascii="David" w:eastAsia="David" w:hAnsi="David" w:cs="David"/>
          <w:rtl/>
        </w:rPr>
        <w:t>) ישיגו ביצועים גבוהים יותר ממודלי שפה גדולים (</w:t>
      </w:r>
      <w:r w:rsidRPr="00594169">
        <w:rPr>
          <w:rFonts w:ascii="David" w:eastAsia="David" w:hAnsi="David" w:cs="David"/>
          <w:lang w:val="en-IL"/>
        </w:rPr>
        <w:t>LLMs</w:t>
      </w:r>
      <w:r w:rsidRPr="00594169">
        <w:rPr>
          <w:rFonts w:ascii="David" w:eastAsia="David" w:hAnsi="David" w:cs="David"/>
          <w:rtl/>
        </w:rPr>
        <w:t xml:space="preserve">) בגישת </w:t>
      </w:r>
      <w:r w:rsidRPr="00594169">
        <w:rPr>
          <w:rFonts w:ascii="David" w:eastAsia="David" w:hAnsi="David" w:cs="David"/>
          <w:lang w:val="en-IL"/>
        </w:rPr>
        <w:t>Zero-Shot</w:t>
      </w:r>
      <w:r w:rsidRPr="00594169">
        <w:rPr>
          <w:rFonts w:ascii="David" w:eastAsia="David" w:hAnsi="David" w:cs="David"/>
          <w:rtl/>
        </w:rPr>
        <w:t xml:space="preserve"> במשימת סיווג מידע כוזב ושמועות בציוצים, וזאת בזכות החשיפה הישירה </w:t>
      </w:r>
      <w:proofErr w:type="spellStart"/>
      <w:r w:rsidRPr="00594169">
        <w:rPr>
          <w:rFonts w:ascii="David" w:eastAsia="David" w:hAnsi="David" w:cs="David"/>
          <w:rtl/>
        </w:rPr>
        <w:t>לדומיין</w:t>
      </w:r>
      <w:proofErr w:type="spellEnd"/>
      <w:r w:rsidRPr="00594169">
        <w:rPr>
          <w:rFonts w:ascii="David" w:eastAsia="David" w:hAnsi="David" w:cs="David"/>
          <w:rtl/>
        </w:rPr>
        <w:t xml:space="preserve"> ולשפת היעד בשלב האימון. בנוסף, ניסחנו שלוש השערות משנה: (1) במאגרים תלויי-הקשר ספציפי יימצא יתרון מובהק למודלים המכווננים; (2) מודלי </w:t>
      </w:r>
      <w:r w:rsidRPr="00594169">
        <w:rPr>
          <w:rFonts w:ascii="David" w:eastAsia="David" w:hAnsi="David" w:cs="David"/>
          <w:lang w:val="en-IL"/>
        </w:rPr>
        <w:t>LLM</w:t>
      </w:r>
      <w:r w:rsidRPr="00594169">
        <w:rPr>
          <w:rFonts w:ascii="David" w:eastAsia="David" w:hAnsi="David" w:cs="David"/>
          <w:rtl/>
        </w:rPr>
        <w:t xml:space="preserve"> מתקדמים וגדולים ישפרו את ביצועי ה-</w:t>
      </w:r>
      <w:r w:rsidRPr="00594169">
        <w:rPr>
          <w:rFonts w:ascii="David" w:eastAsia="David" w:hAnsi="David" w:cs="David"/>
          <w:lang w:val="en-IL"/>
        </w:rPr>
        <w:t>Zero-Shot</w:t>
      </w:r>
      <w:r w:rsidRPr="00594169">
        <w:rPr>
          <w:rFonts w:ascii="David" w:eastAsia="David" w:hAnsi="David" w:cs="David"/>
          <w:rtl/>
        </w:rPr>
        <w:t xml:space="preserve">, אך לא יסגרו את הפער מול המודלים המאומנים; (3) הערכה מהימנה מחייבת שימוש במדד </w:t>
      </w:r>
      <w:r w:rsidRPr="00594169">
        <w:rPr>
          <w:rFonts w:ascii="David" w:eastAsia="David" w:hAnsi="David" w:cs="David"/>
          <w:lang w:val="en-IL"/>
        </w:rPr>
        <w:t>F1-Macro</w:t>
      </w:r>
      <w:r w:rsidRPr="00594169">
        <w:rPr>
          <w:rFonts w:ascii="David" w:eastAsia="David" w:hAnsi="David" w:cs="David"/>
          <w:rtl/>
        </w:rPr>
        <w:t xml:space="preserve"> ובחינת המחלקה הקריטית, מעבר למדד ה-</w:t>
      </w:r>
      <w:r w:rsidRPr="00594169">
        <w:rPr>
          <w:rFonts w:ascii="David" w:eastAsia="David" w:hAnsi="David" w:cs="David"/>
          <w:lang w:val="en-IL"/>
        </w:rPr>
        <w:t>Accuracy</w:t>
      </w:r>
      <w:r w:rsidRPr="00594169">
        <w:rPr>
          <w:rFonts w:ascii="David" w:eastAsia="David" w:hAnsi="David" w:cs="David"/>
          <w:rtl/>
        </w:rPr>
        <w:t xml:space="preserve"> בלבד. כפי שיוצג בפרק התוצאות, השערות אלו אוששו בניסוי.</w:t>
      </w:r>
    </w:p>
    <w:p w14:paraId="0012AEBC" w14:textId="77777777" w:rsidR="00594169" w:rsidRPr="00594169" w:rsidRDefault="00594169" w:rsidP="00594169">
      <w:pPr>
        <w:bidi/>
        <w:spacing w:line="360" w:lineRule="auto"/>
        <w:rPr>
          <w:rFonts w:ascii="David" w:eastAsia="David" w:hAnsi="David" w:cs="David"/>
          <w:rtl/>
        </w:rPr>
      </w:pPr>
      <w:r w:rsidRPr="00594169">
        <w:rPr>
          <w:rFonts w:ascii="David" w:eastAsia="David" w:hAnsi="David" w:cs="David"/>
          <w:lang w:val="en-IL"/>
        </w:rPr>
        <w:pict w14:anchorId="3AE02EE4">
          <v:rect id="_x0000_i1040" style="width:0;height:0" o:hralign="center" o:hrstd="t" o:hr="t" fillcolor="#a0a0a0" stroked="f"/>
        </w:pict>
      </w:r>
    </w:p>
    <w:p w14:paraId="2B436ED4" w14:textId="77777777" w:rsidR="00D43B40" w:rsidRPr="00D43B40" w:rsidRDefault="00D43B40" w:rsidP="00D43B40">
      <w:pPr>
        <w:bidi/>
        <w:spacing w:line="360" w:lineRule="auto"/>
        <w:rPr>
          <w:rFonts w:ascii="David" w:eastAsia="David" w:hAnsi="David" w:cs="David"/>
          <w:rtl/>
          <w:lang w:val="en-IL"/>
        </w:rPr>
      </w:pPr>
    </w:p>
    <w:p w14:paraId="0599286C" w14:textId="77777777" w:rsidR="00DB3514" w:rsidRPr="00D43B40" w:rsidRDefault="00DB3514" w:rsidP="00DB3514">
      <w:pPr>
        <w:bidi/>
        <w:spacing w:line="360" w:lineRule="auto"/>
        <w:rPr>
          <w:rFonts w:ascii="David" w:eastAsia="David" w:hAnsi="David" w:cs="David"/>
          <w:rtl/>
          <w:lang w:val="en-IL"/>
        </w:rPr>
      </w:pPr>
    </w:p>
    <w:p w14:paraId="216C1BD0" w14:textId="77777777" w:rsidR="00D43B40" w:rsidRPr="00E97AD3" w:rsidRDefault="00D43B40" w:rsidP="00E97AD3">
      <w:pPr>
        <w:bidi/>
        <w:spacing w:line="360" w:lineRule="auto"/>
        <w:jc w:val="center"/>
        <w:rPr>
          <w:rFonts w:ascii="David" w:hAnsi="David" w:cs="David"/>
          <w:b/>
          <w:bCs/>
          <w:sz w:val="28"/>
          <w:szCs w:val="28"/>
          <w:lang w:val="en-IL"/>
        </w:rPr>
      </w:pPr>
      <w:r w:rsidRPr="00E97AD3">
        <w:rPr>
          <w:rFonts w:ascii="David" w:hAnsi="David" w:cs="David"/>
          <w:b/>
          <w:bCs/>
          <w:sz w:val="28"/>
          <w:szCs w:val="28"/>
          <w:rtl/>
        </w:rPr>
        <w:t>שיטה</w:t>
      </w:r>
    </w:p>
    <w:p w14:paraId="1D405E3D" w14:textId="77777777" w:rsidR="00E97AD3" w:rsidRPr="00E97AD3" w:rsidRDefault="00E97AD3" w:rsidP="00E97AD3">
      <w:pPr>
        <w:bidi/>
        <w:spacing w:line="360" w:lineRule="auto"/>
        <w:rPr>
          <w:rFonts w:ascii="David" w:eastAsia="David" w:hAnsi="David" w:cs="David"/>
          <w:lang w:val="en-IL"/>
        </w:rPr>
      </w:pPr>
      <w:r w:rsidRPr="00E97AD3">
        <w:rPr>
          <w:rFonts w:ascii="David" w:eastAsia="David" w:hAnsi="David" w:cs="David"/>
          <w:rtl/>
        </w:rPr>
        <w:t>המחקר התמקד ב-7 מאגרי נתונים מרכזיים בעלי כיסוי מודלים מלא. גדלי המאגרים (</w:t>
      </w:r>
      <w:r w:rsidRPr="00E97AD3">
        <w:rPr>
          <w:rFonts w:ascii="David" w:eastAsia="David" w:hAnsi="David" w:cs="David"/>
          <w:lang w:val="en-IL"/>
        </w:rPr>
        <w:t>Train / Validation / Test</w:t>
      </w:r>
      <w:r w:rsidRPr="00E97AD3">
        <w:rPr>
          <w:rFonts w:ascii="David" w:eastAsia="David" w:hAnsi="David" w:cs="David"/>
          <w:rtl/>
        </w:rPr>
        <w:t>) הם:</w:t>
      </w:r>
    </w:p>
    <w:p w14:paraId="496C0CFF" w14:textId="77777777" w:rsidR="00E97AD3" w:rsidRPr="00E97AD3" w:rsidRDefault="00E97AD3" w:rsidP="00E97AD3">
      <w:pPr>
        <w:numPr>
          <w:ilvl w:val="0"/>
          <w:numId w:val="21"/>
        </w:numPr>
        <w:bidi/>
        <w:spacing w:line="360" w:lineRule="auto"/>
        <w:rPr>
          <w:rFonts w:ascii="David" w:eastAsia="David" w:hAnsi="David" w:cs="David"/>
          <w:rtl/>
        </w:rPr>
      </w:pPr>
      <w:r w:rsidRPr="00E97AD3">
        <w:rPr>
          <w:rFonts w:ascii="David" w:eastAsia="David" w:hAnsi="David" w:cs="David"/>
          <w:b/>
          <w:bCs/>
          <w:lang w:val="en-IL"/>
        </w:rPr>
        <w:t>Manchester</w:t>
      </w:r>
      <w:r w:rsidRPr="00E97AD3">
        <w:rPr>
          <w:rFonts w:ascii="David" w:eastAsia="David" w:hAnsi="David" w:cs="David"/>
          <w:b/>
          <w:bCs/>
          <w:rtl/>
        </w:rPr>
        <w:t>:</w:t>
      </w:r>
      <w:r w:rsidRPr="00E97AD3">
        <w:rPr>
          <w:rFonts w:ascii="David" w:eastAsia="David" w:hAnsi="David" w:cs="David"/>
          <w:rtl/>
        </w:rPr>
        <w:t xml:space="preserve"> 2,398 / 514 / 515</w:t>
      </w:r>
    </w:p>
    <w:p w14:paraId="513B6D60" w14:textId="77777777" w:rsidR="00E97AD3" w:rsidRPr="00E97AD3" w:rsidRDefault="00E97AD3" w:rsidP="00E97AD3">
      <w:pPr>
        <w:numPr>
          <w:ilvl w:val="0"/>
          <w:numId w:val="21"/>
        </w:numPr>
        <w:bidi/>
        <w:spacing w:line="360" w:lineRule="auto"/>
        <w:rPr>
          <w:rFonts w:ascii="David" w:eastAsia="David" w:hAnsi="David" w:cs="David"/>
          <w:rtl/>
        </w:rPr>
      </w:pPr>
      <w:r w:rsidRPr="00E97AD3">
        <w:rPr>
          <w:rFonts w:ascii="David" w:eastAsia="David" w:hAnsi="David" w:cs="David"/>
          <w:b/>
          <w:bCs/>
          <w:lang w:val="en-IL"/>
        </w:rPr>
        <w:t>Monkeypox</w:t>
      </w:r>
      <w:r w:rsidRPr="00E97AD3">
        <w:rPr>
          <w:rFonts w:ascii="David" w:eastAsia="David" w:hAnsi="David" w:cs="David"/>
          <w:b/>
          <w:bCs/>
          <w:rtl/>
        </w:rPr>
        <w:t>:</w:t>
      </w:r>
      <w:r w:rsidRPr="00E97AD3">
        <w:rPr>
          <w:rFonts w:ascii="David" w:eastAsia="David" w:hAnsi="David" w:cs="David"/>
          <w:rtl/>
        </w:rPr>
        <w:t xml:space="preserve"> 2,830 / 606 / 607</w:t>
      </w:r>
    </w:p>
    <w:p w14:paraId="6FDFD470" w14:textId="77777777" w:rsidR="00E97AD3" w:rsidRPr="00E97AD3" w:rsidRDefault="00E97AD3" w:rsidP="00E97AD3">
      <w:pPr>
        <w:numPr>
          <w:ilvl w:val="0"/>
          <w:numId w:val="21"/>
        </w:numPr>
        <w:bidi/>
        <w:spacing w:line="360" w:lineRule="auto"/>
        <w:rPr>
          <w:rFonts w:ascii="David" w:eastAsia="David" w:hAnsi="David" w:cs="David"/>
          <w:rtl/>
        </w:rPr>
      </w:pPr>
      <w:r w:rsidRPr="00E97AD3">
        <w:rPr>
          <w:rFonts w:ascii="David" w:eastAsia="David" w:hAnsi="David" w:cs="David"/>
          <w:b/>
          <w:bCs/>
          <w:lang w:val="en-IL"/>
        </w:rPr>
        <w:t>PHEME</w:t>
      </w:r>
      <w:r w:rsidRPr="00E97AD3">
        <w:rPr>
          <w:rFonts w:ascii="David" w:eastAsia="David" w:hAnsi="David" w:cs="David"/>
          <w:b/>
          <w:bCs/>
          <w:rtl/>
        </w:rPr>
        <w:t xml:space="preserve"> (תלת-מחלקתי):</w:t>
      </w:r>
      <w:r w:rsidRPr="00E97AD3">
        <w:rPr>
          <w:rFonts w:ascii="David" w:eastAsia="David" w:hAnsi="David" w:cs="David"/>
          <w:rtl/>
        </w:rPr>
        <w:t xml:space="preserve"> 3,150 / 675 / 675</w:t>
      </w:r>
    </w:p>
    <w:p w14:paraId="78E5C159" w14:textId="77777777" w:rsidR="00E97AD3" w:rsidRPr="00E97AD3" w:rsidRDefault="00E97AD3" w:rsidP="00E97AD3">
      <w:pPr>
        <w:numPr>
          <w:ilvl w:val="0"/>
          <w:numId w:val="21"/>
        </w:numPr>
        <w:bidi/>
        <w:spacing w:line="360" w:lineRule="auto"/>
        <w:rPr>
          <w:rFonts w:ascii="David" w:eastAsia="David" w:hAnsi="David" w:cs="David"/>
          <w:rtl/>
        </w:rPr>
      </w:pPr>
      <w:r w:rsidRPr="00E97AD3">
        <w:rPr>
          <w:rFonts w:ascii="David" w:eastAsia="David" w:hAnsi="David" w:cs="David"/>
          <w:b/>
          <w:bCs/>
          <w:lang w:val="en-IL"/>
        </w:rPr>
        <w:t>PHEME All Events</w:t>
      </w:r>
      <w:r w:rsidRPr="00E97AD3">
        <w:rPr>
          <w:rFonts w:ascii="David" w:eastAsia="David" w:hAnsi="David" w:cs="David"/>
          <w:b/>
          <w:bCs/>
          <w:rtl/>
        </w:rPr>
        <w:t xml:space="preserve"> (דו-מחלקתי):</w:t>
      </w:r>
      <w:r w:rsidRPr="00E97AD3">
        <w:rPr>
          <w:rFonts w:ascii="David" w:eastAsia="David" w:hAnsi="David" w:cs="David"/>
          <w:rtl/>
        </w:rPr>
        <w:t xml:space="preserve"> 2,100 / 450 / 450</w:t>
      </w:r>
    </w:p>
    <w:p w14:paraId="21376C7E" w14:textId="77777777" w:rsidR="00E97AD3" w:rsidRPr="00E97AD3" w:rsidRDefault="00E97AD3" w:rsidP="00E97AD3">
      <w:pPr>
        <w:numPr>
          <w:ilvl w:val="0"/>
          <w:numId w:val="21"/>
        </w:numPr>
        <w:bidi/>
        <w:spacing w:line="360" w:lineRule="auto"/>
        <w:rPr>
          <w:rFonts w:ascii="David" w:eastAsia="David" w:hAnsi="David" w:cs="David"/>
          <w:rtl/>
        </w:rPr>
      </w:pPr>
      <w:r w:rsidRPr="00E97AD3">
        <w:rPr>
          <w:rFonts w:ascii="David" w:eastAsia="David" w:hAnsi="David" w:cs="David"/>
          <w:b/>
          <w:bCs/>
          <w:lang w:val="en-IL"/>
        </w:rPr>
        <w:t>Charlie Hebdo</w:t>
      </w:r>
      <w:r w:rsidRPr="00E97AD3">
        <w:rPr>
          <w:rFonts w:ascii="David" w:eastAsia="David" w:hAnsi="David" w:cs="David"/>
          <w:b/>
          <w:bCs/>
          <w:rtl/>
        </w:rPr>
        <w:t>:</w:t>
      </w:r>
      <w:r w:rsidRPr="00E97AD3">
        <w:rPr>
          <w:rFonts w:ascii="David" w:eastAsia="David" w:hAnsi="David" w:cs="David"/>
          <w:rtl/>
        </w:rPr>
        <w:t xml:space="preserve"> 1,359 / 291 / 292</w:t>
      </w:r>
    </w:p>
    <w:p w14:paraId="6649ECAC" w14:textId="77777777" w:rsidR="00E97AD3" w:rsidRPr="00E97AD3" w:rsidRDefault="00E97AD3" w:rsidP="00E97AD3">
      <w:pPr>
        <w:numPr>
          <w:ilvl w:val="0"/>
          <w:numId w:val="21"/>
        </w:numPr>
        <w:bidi/>
        <w:spacing w:line="360" w:lineRule="auto"/>
        <w:rPr>
          <w:rFonts w:ascii="David" w:eastAsia="David" w:hAnsi="David" w:cs="David"/>
          <w:rtl/>
        </w:rPr>
      </w:pPr>
      <w:r w:rsidRPr="00E97AD3">
        <w:rPr>
          <w:rFonts w:ascii="David" w:eastAsia="David" w:hAnsi="David" w:cs="David"/>
          <w:b/>
          <w:bCs/>
          <w:lang w:val="en-IL"/>
        </w:rPr>
        <w:t>Sydney Siege</w:t>
      </w:r>
      <w:r w:rsidRPr="00E97AD3">
        <w:rPr>
          <w:rFonts w:ascii="David" w:eastAsia="David" w:hAnsi="David" w:cs="David"/>
          <w:b/>
          <w:bCs/>
          <w:rtl/>
        </w:rPr>
        <w:t>:</w:t>
      </w:r>
      <w:r w:rsidRPr="00E97AD3">
        <w:rPr>
          <w:rFonts w:ascii="David" w:eastAsia="David" w:hAnsi="David" w:cs="David"/>
          <w:rtl/>
        </w:rPr>
        <w:t xml:space="preserve"> 830 / 178 / 179</w:t>
      </w:r>
    </w:p>
    <w:p w14:paraId="3D096697" w14:textId="77777777" w:rsidR="00E97AD3" w:rsidRPr="00E97AD3" w:rsidRDefault="00E97AD3" w:rsidP="00E97AD3">
      <w:pPr>
        <w:numPr>
          <w:ilvl w:val="0"/>
          <w:numId w:val="21"/>
        </w:numPr>
        <w:bidi/>
        <w:spacing w:line="360" w:lineRule="auto"/>
        <w:rPr>
          <w:rFonts w:ascii="David" w:eastAsia="David" w:hAnsi="David" w:cs="David"/>
          <w:rtl/>
        </w:rPr>
      </w:pPr>
      <w:r w:rsidRPr="00E97AD3">
        <w:rPr>
          <w:rFonts w:ascii="David" w:eastAsia="David" w:hAnsi="David" w:cs="David"/>
          <w:b/>
          <w:bCs/>
          <w:lang w:val="en-IL"/>
        </w:rPr>
        <w:t>Ferguson</w:t>
      </w:r>
      <w:r w:rsidRPr="00E97AD3">
        <w:rPr>
          <w:rFonts w:ascii="David" w:eastAsia="David" w:hAnsi="David" w:cs="David"/>
          <w:b/>
          <w:bCs/>
          <w:rtl/>
        </w:rPr>
        <w:t>:</w:t>
      </w:r>
      <w:r w:rsidRPr="00E97AD3">
        <w:rPr>
          <w:rFonts w:ascii="David" w:eastAsia="David" w:hAnsi="David" w:cs="David"/>
          <w:rtl/>
        </w:rPr>
        <w:t xml:space="preserve"> 764 / 164 / 164</w:t>
      </w:r>
    </w:p>
    <w:p w14:paraId="3A8100B1" w14:textId="77777777" w:rsidR="00D43B40" w:rsidRPr="00D43B40" w:rsidRDefault="00D43B40" w:rsidP="00D43B40">
      <w:pPr>
        <w:bidi/>
        <w:spacing w:line="360" w:lineRule="auto"/>
        <w:rPr>
          <w:rFonts w:ascii="David" w:eastAsia="David" w:hAnsi="David" w:cs="David"/>
          <w:b/>
          <w:bCs/>
          <w:u w:val="single"/>
          <w:rtl/>
        </w:rPr>
      </w:pPr>
      <w:r w:rsidRPr="00D43B40">
        <w:rPr>
          <w:rFonts w:ascii="David" w:eastAsia="David" w:hAnsi="David" w:cs="David"/>
          <w:b/>
          <w:bCs/>
          <w:u w:val="single"/>
          <w:rtl/>
        </w:rPr>
        <w:t>המודלים שנבדקו:</w:t>
      </w:r>
    </w:p>
    <w:p w14:paraId="02046610" w14:textId="2F74F1F7" w:rsidR="00D43B40" w:rsidRPr="00D43B40" w:rsidRDefault="00D43B40" w:rsidP="00D43B40">
      <w:pPr>
        <w:bidi/>
        <w:spacing w:line="360" w:lineRule="auto"/>
        <w:rPr>
          <w:rFonts w:ascii="David" w:eastAsia="David" w:hAnsi="David" w:cs="David"/>
          <w:rtl/>
        </w:rPr>
      </w:pPr>
      <w:r w:rsidRPr="00D43B40">
        <w:rPr>
          <w:rFonts w:ascii="David" w:eastAsia="David" w:hAnsi="David" w:cs="David"/>
          <w:rtl/>
        </w:rPr>
        <w:t xml:space="preserve">הניסוי כלל 9 מודלים, המחולקים לשתי גישות, שהניבו סך </w:t>
      </w:r>
      <w:proofErr w:type="spellStart"/>
      <w:r w:rsidRPr="00D43B40">
        <w:rPr>
          <w:rFonts w:ascii="David" w:eastAsia="David" w:hAnsi="David" w:cs="David"/>
          <w:rtl/>
        </w:rPr>
        <w:t>הכל</w:t>
      </w:r>
      <w:proofErr w:type="spellEnd"/>
      <w:r w:rsidRPr="00D43B40">
        <w:rPr>
          <w:rFonts w:ascii="David" w:eastAsia="David" w:hAnsi="David" w:cs="David"/>
          <w:rtl/>
        </w:rPr>
        <w:t xml:space="preserve"> </w:t>
      </w:r>
      <w:r w:rsidR="00B55F9B">
        <w:rPr>
          <w:rFonts w:ascii="David" w:eastAsia="David" w:hAnsi="David" w:cs="David" w:hint="cs"/>
          <w:rtl/>
        </w:rPr>
        <w:t>54</w:t>
      </w:r>
      <w:r w:rsidRPr="00D43B40">
        <w:rPr>
          <w:rFonts w:ascii="David" w:eastAsia="David" w:hAnsi="David" w:cs="David"/>
          <w:rtl/>
        </w:rPr>
        <w:t xml:space="preserve"> שילובי מודל-מאגר.</w:t>
      </w:r>
    </w:p>
    <w:p w14:paraId="7DCC2C88" w14:textId="77777777" w:rsidR="00D43B40" w:rsidRPr="00D43B40" w:rsidRDefault="00D43B40" w:rsidP="00D43B40">
      <w:pPr>
        <w:numPr>
          <w:ilvl w:val="0"/>
          <w:numId w:val="20"/>
        </w:numPr>
        <w:bidi/>
        <w:spacing w:line="360" w:lineRule="auto"/>
        <w:rPr>
          <w:rFonts w:ascii="David" w:eastAsia="David" w:hAnsi="David" w:cs="David"/>
          <w:rtl/>
        </w:rPr>
      </w:pPr>
      <w:r w:rsidRPr="00D43B40">
        <w:rPr>
          <w:rFonts w:ascii="David" w:eastAsia="David" w:hAnsi="David" w:cs="David"/>
          <w:b/>
          <w:bCs/>
          <w:rtl/>
        </w:rPr>
        <w:lastRenderedPageBreak/>
        <w:t>מודלים מכווננים (</w:t>
      </w:r>
      <w:r w:rsidRPr="00D43B40">
        <w:rPr>
          <w:rFonts w:ascii="David" w:eastAsia="David" w:hAnsi="David" w:cs="David"/>
          <w:b/>
          <w:bCs/>
          <w:lang w:val="en-IL"/>
        </w:rPr>
        <w:t>Fine-Tuned</w:t>
      </w:r>
      <w:r w:rsidRPr="00D43B40">
        <w:rPr>
          <w:rFonts w:ascii="David" w:eastAsia="David" w:hAnsi="David" w:cs="David"/>
          <w:b/>
          <w:bCs/>
          <w:rtl/>
        </w:rPr>
        <w:t>):</w:t>
      </w:r>
      <w:r w:rsidRPr="00D43B40">
        <w:rPr>
          <w:rFonts w:ascii="David" w:eastAsia="David" w:hAnsi="David" w:cs="David"/>
          <w:rtl/>
        </w:rPr>
        <w:t xml:space="preserve"> אומנו תחת תנאי </w:t>
      </w:r>
      <w:r w:rsidRPr="00D43B40">
        <w:rPr>
          <w:rFonts w:ascii="David" w:eastAsia="David" w:hAnsi="David" w:cs="David"/>
          <w:lang w:val="en-IL"/>
        </w:rPr>
        <w:t>Stratified 5-Fold CV</w:t>
      </w:r>
      <w:r w:rsidRPr="00D43B40">
        <w:rPr>
          <w:rFonts w:ascii="David" w:eastAsia="David" w:hAnsi="David" w:cs="David"/>
          <w:rtl/>
        </w:rPr>
        <w:t xml:space="preserve">, עם </w:t>
      </w:r>
      <w:r w:rsidRPr="00D43B40">
        <w:rPr>
          <w:rFonts w:ascii="David" w:eastAsia="David" w:hAnsi="David" w:cs="David"/>
          <w:lang w:val="en-IL"/>
        </w:rPr>
        <w:t>LR 2e-05</w:t>
      </w:r>
      <w:r w:rsidRPr="00D43B40">
        <w:rPr>
          <w:rFonts w:ascii="David" w:eastAsia="David" w:hAnsi="David" w:cs="David"/>
          <w:rtl/>
        </w:rPr>
        <w:t xml:space="preserve">, אצווה 16, 4 עידנים. המודלים הם </w:t>
      </w:r>
      <w:proofErr w:type="spellStart"/>
      <w:r w:rsidRPr="00D43B40">
        <w:rPr>
          <w:rFonts w:ascii="David" w:eastAsia="David" w:hAnsi="David" w:cs="David"/>
          <w:lang w:val="en-IL"/>
        </w:rPr>
        <w:t>BERTweet</w:t>
      </w:r>
      <w:proofErr w:type="spellEnd"/>
      <w:r w:rsidRPr="00D43B40">
        <w:rPr>
          <w:rFonts w:ascii="David" w:eastAsia="David" w:hAnsi="David" w:cs="David"/>
          <w:lang w:val="en-IL"/>
        </w:rPr>
        <w:t xml:space="preserve">, </w:t>
      </w:r>
      <w:proofErr w:type="spellStart"/>
      <w:r w:rsidRPr="00D43B40">
        <w:rPr>
          <w:rFonts w:ascii="David" w:eastAsia="David" w:hAnsi="David" w:cs="David"/>
          <w:lang w:val="en-IL"/>
        </w:rPr>
        <w:t>ModernBERT</w:t>
      </w:r>
      <w:proofErr w:type="spellEnd"/>
      <w:r w:rsidRPr="00D43B40">
        <w:rPr>
          <w:rFonts w:ascii="David" w:eastAsia="David" w:hAnsi="David" w:cs="David"/>
          <w:lang w:val="en-IL"/>
        </w:rPr>
        <w:t xml:space="preserve">, </w:t>
      </w:r>
      <w:proofErr w:type="spellStart"/>
      <w:r w:rsidRPr="00D43B40">
        <w:rPr>
          <w:rFonts w:ascii="David" w:eastAsia="David" w:hAnsi="David" w:cs="David"/>
          <w:lang w:val="en-IL"/>
        </w:rPr>
        <w:t>RoBERTa</w:t>
      </w:r>
      <w:proofErr w:type="spellEnd"/>
      <w:r w:rsidRPr="00D43B40">
        <w:rPr>
          <w:rFonts w:ascii="David" w:eastAsia="David" w:hAnsi="David" w:cs="David"/>
          <w:lang w:val="en-IL"/>
        </w:rPr>
        <w:t xml:space="preserve">, </w:t>
      </w:r>
      <w:proofErr w:type="spellStart"/>
      <w:r w:rsidRPr="00D43B40">
        <w:rPr>
          <w:rFonts w:ascii="David" w:eastAsia="David" w:hAnsi="David" w:cs="David"/>
          <w:lang w:val="en-IL"/>
        </w:rPr>
        <w:t>MiniLM</w:t>
      </w:r>
      <w:proofErr w:type="spellEnd"/>
      <w:r w:rsidRPr="00D43B40">
        <w:rPr>
          <w:rFonts w:ascii="David" w:eastAsia="David" w:hAnsi="David" w:cs="David"/>
          <w:rtl/>
        </w:rPr>
        <w:t>.</w:t>
      </w:r>
    </w:p>
    <w:p w14:paraId="1CD54A82" w14:textId="77777777" w:rsidR="00D43B40" w:rsidRPr="00D43B40" w:rsidRDefault="00D43B40" w:rsidP="00D43B40">
      <w:pPr>
        <w:numPr>
          <w:ilvl w:val="0"/>
          <w:numId w:val="20"/>
        </w:numPr>
        <w:bidi/>
        <w:spacing w:line="360" w:lineRule="auto"/>
        <w:rPr>
          <w:rFonts w:ascii="David" w:eastAsia="David" w:hAnsi="David" w:cs="David"/>
          <w:rtl/>
        </w:rPr>
      </w:pPr>
      <w:r w:rsidRPr="00D43B40">
        <w:rPr>
          <w:rFonts w:ascii="David" w:eastAsia="David" w:hAnsi="David" w:cs="David"/>
          <w:b/>
          <w:bCs/>
          <w:rtl/>
        </w:rPr>
        <w:t xml:space="preserve">מודלי </w:t>
      </w:r>
      <w:r w:rsidRPr="00D43B40">
        <w:rPr>
          <w:rFonts w:ascii="David" w:eastAsia="David" w:hAnsi="David" w:cs="David"/>
          <w:b/>
          <w:bCs/>
          <w:lang w:val="en-IL"/>
        </w:rPr>
        <w:t>Zero-Shot</w:t>
      </w:r>
      <w:r w:rsidRPr="00D43B40">
        <w:rPr>
          <w:rFonts w:ascii="David" w:eastAsia="David" w:hAnsi="David" w:cs="David"/>
          <w:b/>
          <w:bCs/>
          <w:rtl/>
        </w:rPr>
        <w:t>:</w:t>
      </w:r>
      <w:r w:rsidRPr="00D43B40">
        <w:rPr>
          <w:rFonts w:ascii="David" w:eastAsia="David" w:hAnsi="David" w:cs="David"/>
          <w:rtl/>
        </w:rPr>
        <w:t xml:space="preserve"> הופעלו עם </w:t>
      </w:r>
      <w:proofErr w:type="spellStart"/>
      <w:r w:rsidRPr="00D43B40">
        <w:rPr>
          <w:rFonts w:ascii="David" w:eastAsia="David" w:hAnsi="David" w:cs="David"/>
          <w:rtl/>
        </w:rPr>
        <w:t>פרומפט</w:t>
      </w:r>
      <w:proofErr w:type="spellEnd"/>
      <w:r w:rsidRPr="00D43B40">
        <w:rPr>
          <w:rFonts w:ascii="David" w:eastAsia="David" w:hAnsi="David" w:cs="David"/>
          <w:rtl/>
        </w:rPr>
        <w:t xml:space="preserve"> אחיד, תשובת </w:t>
      </w:r>
      <w:r w:rsidRPr="00D43B40">
        <w:rPr>
          <w:rFonts w:ascii="David" w:eastAsia="David" w:hAnsi="David" w:cs="David"/>
          <w:lang w:val="en-IL"/>
        </w:rPr>
        <w:t>JSON</w:t>
      </w:r>
      <w:r w:rsidRPr="00D43B40">
        <w:rPr>
          <w:rFonts w:ascii="David" w:eastAsia="David" w:hAnsi="David" w:cs="David"/>
          <w:rtl/>
        </w:rPr>
        <w:t xml:space="preserve"> מובנית, טמפרטורה 0. המודלים הם </w:t>
      </w:r>
      <w:r w:rsidRPr="00D43B40">
        <w:rPr>
          <w:rFonts w:ascii="David" w:eastAsia="David" w:hAnsi="David" w:cs="David"/>
          <w:lang w:val="en-IL"/>
        </w:rPr>
        <w:t>Llama 3.3 70B, GPT-OSS 120B, Llama 3.1 8B, Qwen3.6 27B, Gemini 2.5 Flash</w:t>
      </w:r>
      <w:r w:rsidRPr="00D43B40">
        <w:rPr>
          <w:rFonts w:ascii="David" w:eastAsia="David" w:hAnsi="David" w:cs="David"/>
          <w:rtl/>
        </w:rPr>
        <w:t>.</w:t>
      </w:r>
    </w:p>
    <w:p w14:paraId="73C197F4" w14:textId="77777777" w:rsidR="00D43B40" w:rsidRPr="00D43B40" w:rsidRDefault="00D43B40" w:rsidP="00D43B40">
      <w:pPr>
        <w:bidi/>
        <w:spacing w:line="360" w:lineRule="auto"/>
        <w:rPr>
          <w:rFonts w:ascii="David" w:eastAsia="David" w:hAnsi="David" w:cs="David"/>
          <w:rtl/>
        </w:rPr>
      </w:pPr>
    </w:p>
    <w:p w14:paraId="20A18E52" w14:textId="0ABBC0A5" w:rsidR="004F1335" w:rsidRDefault="00C42467" w:rsidP="004F1335">
      <w:pPr>
        <w:bidi/>
        <w:spacing w:line="360" w:lineRule="auto"/>
        <w:rPr>
          <w:rFonts w:ascii="David" w:eastAsia="David" w:hAnsi="David" w:cs="David"/>
          <w:u w:val="single"/>
          <w:rtl/>
        </w:rPr>
      </w:pPr>
      <w:r>
        <w:rPr>
          <w:rFonts w:ascii="David" w:eastAsia="David" w:hAnsi="David" w:cs="David" w:hint="cs"/>
          <w:u w:val="single"/>
          <w:rtl/>
        </w:rPr>
        <w:t>מהלך המחקר ואבני דרך</w:t>
      </w:r>
    </w:p>
    <w:p w14:paraId="46CE96AB" w14:textId="77777777" w:rsidR="004C6DCF" w:rsidRPr="004C6DCF" w:rsidRDefault="004C6DCF" w:rsidP="004C6DCF">
      <w:pPr>
        <w:bidi/>
        <w:spacing w:line="360" w:lineRule="auto"/>
        <w:rPr>
          <w:rFonts w:ascii="David" w:eastAsia="David" w:hAnsi="David" w:cs="David"/>
          <w:lang w:val="en-IL"/>
        </w:rPr>
      </w:pPr>
      <w:r w:rsidRPr="004C6DCF">
        <w:rPr>
          <w:rFonts w:ascii="David" w:eastAsia="David" w:hAnsi="David" w:cs="David"/>
          <w:rtl/>
        </w:rPr>
        <w:t xml:space="preserve">במהלך המחקר עבדנו עם שלושה מאגרי נתונים ראשיים שנלקחו מהמחקרים הבאים, כפי שמפורט בטבלה. בנוסף, מאגר </w:t>
      </w:r>
      <w:r w:rsidRPr="004C6DCF">
        <w:rPr>
          <w:rFonts w:ascii="David" w:eastAsia="David" w:hAnsi="David" w:cs="David"/>
          <w:lang w:val="en-IL"/>
        </w:rPr>
        <w:t>PHEME</w:t>
      </w:r>
      <w:r w:rsidRPr="004C6DCF">
        <w:rPr>
          <w:rFonts w:ascii="David" w:eastAsia="David" w:hAnsi="David" w:cs="David"/>
          <w:rtl/>
        </w:rPr>
        <w:t xml:space="preserve"> פוצל לתשעה תת-מאגרי אירועים דו-מחלקתיים (שמועה מול לא-שמועה), כך שבסך הכול נבחנו 12 מאגרי נתונים. הניתוח המרכזי התמקד בשבעת המאגרים בעלי כיסוי המודלים המלא, שהניבו 54 שילובי מודל-מאגר.</w:t>
      </w:r>
    </w:p>
    <w:tbl>
      <w:tblPr>
        <w:tblStyle w:val="af6"/>
        <w:tblpPr w:leftFromText="180" w:rightFromText="180" w:vertAnchor="text" w:horzAnchor="margin" w:tblpXSpec="center" w:tblpY="431"/>
        <w:bidiVisual/>
        <w:tblW w:w="12145" w:type="dxa"/>
        <w:tblLook w:val="04A0" w:firstRow="1" w:lastRow="0" w:firstColumn="1" w:lastColumn="0" w:noHBand="0" w:noVBand="1"/>
      </w:tblPr>
      <w:tblGrid>
        <w:gridCol w:w="3172"/>
        <w:gridCol w:w="1080"/>
        <w:gridCol w:w="940"/>
        <w:gridCol w:w="6953"/>
      </w:tblGrid>
      <w:tr w:rsidR="00352DB9" w14:paraId="655B92E7" w14:textId="6F623B1F" w:rsidTr="004C6DCF">
        <w:trPr>
          <w:trHeight w:val="1272"/>
        </w:trPr>
        <w:tc>
          <w:tcPr>
            <w:tcW w:w="3172" w:type="dxa"/>
          </w:tcPr>
          <w:p w14:paraId="0CFC1740" w14:textId="77777777" w:rsidR="00352DB9" w:rsidRPr="009F4E4F" w:rsidRDefault="00352DB9" w:rsidP="00754E31">
            <w:pPr>
              <w:bidi/>
              <w:spacing w:line="360" w:lineRule="auto"/>
              <w:rPr>
                <w:rFonts w:ascii="David" w:eastAsia="David" w:hAnsi="David" w:cs="David"/>
                <w:u w:val="single"/>
                <w:rtl/>
              </w:rPr>
            </w:pPr>
            <w:r w:rsidRPr="009F4E4F">
              <w:rPr>
                <w:rFonts w:ascii="David" w:eastAsia="David" w:hAnsi="David" w:cs="David" w:hint="cs"/>
                <w:u w:val="single"/>
                <w:rtl/>
              </w:rPr>
              <w:t>המאמר שממנו נלקח הבסיס נתונים</w:t>
            </w:r>
          </w:p>
        </w:tc>
        <w:tc>
          <w:tcPr>
            <w:tcW w:w="1080" w:type="dxa"/>
          </w:tcPr>
          <w:p w14:paraId="3E149757" w14:textId="77777777" w:rsidR="00352DB9" w:rsidRDefault="00352DB9" w:rsidP="00754E31">
            <w:pPr>
              <w:bidi/>
              <w:spacing w:line="360" w:lineRule="auto"/>
              <w:rPr>
                <w:rFonts w:ascii="David" w:eastAsia="David" w:hAnsi="David" w:cs="David"/>
                <w:u w:val="single"/>
                <w:rtl/>
              </w:rPr>
            </w:pPr>
            <w:r>
              <w:rPr>
                <w:rFonts w:ascii="David" w:eastAsia="David" w:hAnsi="David" w:cs="David" w:hint="cs"/>
                <w:u w:val="single"/>
                <w:rtl/>
              </w:rPr>
              <w:t>כמות ציוצים</w:t>
            </w:r>
          </w:p>
        </w:tc>
        <w:tc>
          <w:tcPr>
            <w:tcW w:w="940" w:type="dxa"/>
          </w:tcPr>
          <w:p w14:paraId="36FEBB13" w14:textId="77777777" w:rsidR="00352DB9" w:rsidRDefault="00352DB9" w:rsidP="00754E31">
            <w:pPr>
              <w:bidi/>
              <w:spacing w:line="360" w:lineRule="auto"/>
              <w:rPr>
                <w:rFonts w:ascii="David" w:eastAsia="David" w:hAnsi="David" w:cs="David"/>
                <w:u w:val="single"/>
                <w:rtl/>
              </w:rPr>
            </w:pPr>
            <w:r>
              <w:rPr>
                <w:rFonts w:ascii="David" w:eastAsia="David" w:hAnsi="David" w:cs="David" w:hint="cs"/>
                <w:u w:val="single"/>
                <w:rtl/>
              </w:rPr>
              <w:t xml:space="preserve">מתויגים </w:t>
            </w:r>
            <w:proofErr w:type="spellStart"/>
            <w:r>
              <w:rPr>
                <w:rFonts w:ascii="David" w:eastAsia="David" w:hAnsi="David" w:cs="David" w:hint="cs"/>
                <w:u w:val="single"/>
                <w:rtl/>
              </w:rPr>
              <w:t>ידינת</w:t>
            </w:r>
            <w:proofErr w:type="spellEnd"/>
          </w:p>
        </w:tc>
        <w:tc>
          <w:tcPr>
            <w:tcW w:w="6953" w:type="dxa"/>
          </w:tcPr>
          <w:p w14:paraId="26830A33" w14:textId="5B3B026D" w:rsidR="00352DB9" w:rsidRDefault="00352DB9" w:rsidP="00754E31">
            <w:pPr>
              <w:bidi/>
              <w:spacing w:line="360" w:lineRule="auto"/>
              <w:rPr>
                <w:rFonts w:ascii="David" w:eastAsia="David" w:hAnsi="David" w:cs="David"/>
                <w:u w:val="single"/>
                <w:rtl/>
              </w:rPr>
            </w:pPr>
            <w:r>
              <w:rPr>
                <w:rFonts w:ascii="David" w:eastAsia="David" w:hAnsi="David" w:cs="David" w:hint="cs"/>
                <w:u w:val="single"/>
                <w:rtl/>
              </w:rPr>
              <w:t>מקור</w:t>
            </w:r>
          </w:p>
        </w:tc>
      </w:tr>
      <w:tr w:rsidR="00352DB9" w14:paraId="2C047A6E" w14:textId="0C2B1CC6" w:rsidTr="004C6DCF">
        <w:trPr>
          <w:trHeight w:val="421"/>
        </w:trPr>
        <w:tc>
          <w:tcPr>
            <w:tcW w:w="3172" w:type="dxa"/>
          </w:tcPr>
          <w:p w14:paraId="297BEAB4" w14:textId="31D74D5A" w:rsidR="00352DB9" w:rsidRPr="009F4E4F" w:rsidRDefault="004C6DCF" w:rsidP="004C6DCF">
            <w:pPr>
              <w:bidi/>
              <w:spacing w:line="360" w:lineRule="auto"/>
              <w:rPr>
                <w:rFonts w:ascii="David" w:eastAsia="David" w:hAnsi="David" w:cs="David"/>
                <w:rtl/>
              </w:rPr>
            </w:pPr>
            <w:r w:rsidRPr="004C6DCF">
              <w:rPr>
                <w:rFonts w:ascii="David" w:eastAsia="David" w:hAnsi="David" w:cs="David"/>
              </w:rPr>
              <w:t>Persistence of risk awareness: Manchester arena bombing on 22 May 2017</w:t>
            </w:r>
          </w:p>
        </w:tc>
        <w:tc>
          <w:tcPr>
            <w:tcW w:w="1080" w:type="dxa"/>
          </w:tcPr>
          <w:p w14:paraId="11E7CC2B" w14:textId="2687C5E7" w:rsidR="00352DB9" w:rsidRPr="009F4E4F" w:rsidRDefault="004C6DCF" w:rsidP="004C6DCF">
            <w:pPr>
              <w:bidi/>
              <w:spacing w:line="360" w:lineRule="auto"/>
              <w:rPr>
                <w:rFonts w:ascii="David" w:eastAsia="David" w:hAnsi="David" w:cs="David"/>
                <w:rtl/>
              </w:rPr>
            </w:pPr>
            <w:r w:rsidRPr="004C6DCF">
              <w:rPr>
                <w:rFonts w:ascii="David" w:eastAsia="David" w:hAnsi="David" w:cs="David"/>
              </w:rPr>
              <w:t>89,147</w:t>
            </w:r>
          </w:p>
        </w:tc>
        <w:tc>
          <w:tcPr>
            <w:tcW w:w="940" w:type="dxa"/>
          </w:tcPr>
          <w:p w14:paraId="049039C2" w14:textId="17070FC7" w:rsidR="00352DB9" w:rsidRPr="009F4E4F" w:rsidRDefault="004C6DCF" w:rsidP="004C6DCF">
            <w:pPr>
              <w:bidi/>
              <w:spacing w:line="360" w:lineRule="auto"/>
              <w:rPr>
                <w:rFonts w:ascii="David" w:eastAsia="David" w:hAnsi="David" w:cs="David"/>
                <w:rtl/>
                <w:lang w:val="en-US"/>
              </w:rPr>
            </w:pPr>
            <w:r w:rsidRPr="004C6DCF">
              <w:rPr>
                <w:rFonts w:ascii="David" w:eastAsia="David" w:hAnsi="David" w:cs="David"/>
              </w:rPr>
              <w:t>3,427</w:t>
            </w:r>
          </w:p>
        </w:tc>
        <w:tc>
          <w:tcPr>
            <w:tcW w:w="6953" w:type="dxa"/>
          </w:tcPr>
          <w:p w14:paraId="6CFB8E07" w14:textId="712A4009" w:rsidR="00352DB9" w:rsidRPr="009F4E4F" w:rsidRDefault="004C6DCF" w:rsidP="00754E31">
            <w:pPr>
              <w:bidi/>
              <w:spacing w:line="360" w:lineRule="auto"/>
              <w:rPr>
                <w:rFonts w:ascii="David" w:eastAsia="David" w:hAnsi="David" w:cs="David"/>
                <w:rtl/>
                <w:lang w:val="en-US"/>
              </w:rPr>
            </w:pPr>
            <w:r w:rsidRPr="004C6DCF">
              <w:rPr>
                <w:rFonts w:ascii="David" w:eastAsia="David" w:hAnsi="David" w:cs="David"/>
                <w:lang w:val="en-US"/>
              </w:rPr>
              <w:t>https://www.sciencedirect.com/science/article/pii/S2212420923002856</w:t>
            </w:r>
          </w:p>
        </w:tc>
      </w:tr>
      <w:tr w:rsidR="00352DB9" w14:paraId="58D1D51C" w14:textId="098481EE" w:rsidTr="004C6DCF">
        <w:trPr>
          <w:trHeight w:val="421"/>
        </w:trPr>
        <w:tc>
          <w:tcPr>
            <w:tcW w:w="3172" w:type="dxa"/>
          </w:tcPr>
          <w:p w14:paraId="678EF851" w14:textId="1BCB9FCD" w:rsidR="00352DB9" w:rsidRPr="009F4E4F" w:rsidRDefault="004C6DCF" w:rsidP="004C6DCF">
            <w:pPr>
              <w:bidi/>
              <w:spacing w:line="360" w:lineRule="auto"/>
              <w:rPr>
                <w:rFonts w:ascii="David" w:eastAsia="David" w:hAnsi="David" w:cs="David"/>
                <w:rtl/>
              </w:rPr>
            </w:pPr>
            <w:r w:rsidRPr="004C6DCF">
              <w:rPr>
                <w:rFonts w:ascii="David" w:eastAsia="David" w:hAnsi="David" w:cs="David"/>
              </w:rPr>
              <w:t>The Discussions of Monkeypox Misinformation on Social Media</w:t>
            </w:r>
          </w:p>
        </w:tc>
        <w:tc>
          <w:tcPr>
            <w:tcW w:w="1080" w:type="dxa"/>
          </w:tcPr>
          <w:p w14:paraId="72D9248C" w14:textId="18ED3DAC" w:rsidR="00352DB9" w:rsidRPr="009F4E4F" w:rsidRDefault="004C6DCF" w:rsidP="004C6DCF">
            <w:pPr>
              <w:bidi/>
              <w:spacing w:line="360" w:lineRule="auto"/>
              <w:rPr>
                <w:rFonts w:ascii="David" w:eastAsia="David" w:hAnsi="David" w:cs="David"/>
                <w:rtl/>
                <w:lang w:val="en-US"/>
              </w:rPr>
            </w:pPr>
            <w:r w:rsidRPr="004C6DCF">
              <w:rPr>
                <w:rFonts w:ascii="David" w:eastAsia="David" w:hAnsi="David" w:cs="David"/>
              </w:rPr>
              <w:t>1,437,724</w:t>
            </w:r>
          </w:p>
        </w:tc>
        <w:tc>
          <w:tcPr>
            <w:tcW w:w="940" w:type="dxa"/>
          </w:tcPr>
          <w:p w14:paraId="0F5C08FF" w14:textId="0A0885C0" w:rsidR="00352DB9" w:rsidRPr="009F4E4F" w:rsidRDefault="004C6DCF" w:rsidP="004C6DCF">
            <w:pPr>
              <w:bidi/>
              <w:spacing w:line="360" w:lineRule="auto"/>
              <w:rPr>
                <w:rFonts w:ascii="David" w:eastAsia="David" w:hAnsi="David" w:cs="David"/>
                <w:rtl/>
              </w:rPr>
            </w:pPr>
            <w:r w:rsidRPr="004C6DCF">
              <w:rPr>
                <w:rFonts w:ascii="David" w:eastAsia="David" w:hAnsi="David" w:cs="David"/>
              </w:rPr>
              <w:t>4,043</w:t>
            </w:r>
          </w:p>
        </w:tc>
        <w:tc>
          <w:tcPr>
            <w:tcW w:w="6953" w:type="dxa"/>
          </w:tcPr>
          <w:p w14:paraId="3B7943C7" w14:textId="643AA185" w:rsidR="00352DB9" w:rsidRDefault="004C6DCF" w:rsidP="004C6DCF">
            <w:pPr>
              <w:bidi/>
              <w:spacing w:line="360" w:lineRule="auto"/>
              <w:rPr>
                <w:rFonts w:ascii="David" w:eastAsia="David" w:hAnsi="David" w:cs="David"/>
                <w:rtl/>
              </w:rPr>
            </w:pPr>
            <w:hyperlink r:id="rId7" w:tgtFrame="_blank" w:history="1">
              <w:r w:rsidRPr="004C6DCF">
                <w:rPr>
                  <w:rStyle w:val="Hyperlink"/>
                  <w:rFonts w:ascii="David" w:eastAsia="David" w:hAnsi="David" w:cs="David"/>
                </w:rPr>
                <w:t>https://www.mdpi.com/2306-5729/10/9/137</w:t>
              </w:r>
            </w:hyperlink>
          </w:p>
        </w:tc>
      </w:tr>
      <w:tr w:rsidR="00352DB9" w14:paraId="226C2A23" w14:textId="362A0B9A" w:rsidTr="004C6DCF">
        <w:trPr>
          <w:trHeight w:val="406"/>
        </w:trPr>
        <w:tc>
          <w:tcPr>
            <w:tcW w:w="3172" w:type="dxa"/>
          </w:tcPr>
          <w:p w14:paraId="04E96F0A" w14:textId="2D8C9947" w:rsidR="00352DB9" w:rsidRPr="009F4E4F" w:rsidRDefault="004C6DCF" w:rsidP="004C6DCF">
            <w:pPr>
              <w:bidi/>
              <w:spacing w:line="360" w:lineRule="auto"/>
              <w:rPr>
                <w:rFonts w:ascii="David" w:eastAsia="David" w:hAnsi="David" w:cs="David"/>
                <w:rtl/>
              </w:rPr>
            </w:pPr>
            <w:r w:rsidRPr="004C6DCF">
              <w:rPr>
                <w:rFonts w:ascii="David" w:eastAsia="David" w:hAnsi="David" w:cs="David"/>
              </w:rPr>
              <w:t>Zero-Shot Rumor Detection with Propagation Structure via Prompt Learning (PHEME)</w:t>
            </w:r>
          </w:p>
        </w:tc>
        <w:tc>
          <w:tcPr>
            <w:tcW w:w="1080" w:type="dxa"/>
          </w:tcPr>
          <w:p w14:paraId="0A557A46" w14:textId="610F201B" w:rsidR="00352DB9" w:rsidRPr="00953576" w:rsidRDefault="004C6DCF" w:rsidP="004C6DCF">
            <w:pPr>
              <w:bidi/>
              <w:spacing w:line="360" w:lineRule="auto"/>
              <w:rPr>
                <w:rFonts w:ascii="David" w:eastAsia="David" w:hAnsi="David" w:cs="David"/>
                <w:lang w:val="en-US"/>
              </w:rPr>
            </w:pPr>
            <w:r w:rsidRPr="004C6DCF">
              <w:rPr>
                <w:rFonts w:ascii="David" w:eastAsia="David" w:hAnsi="David" w:cs="David"/>
              </w:rPr>
              <w:t>62,445</w:t>
            </w:r>
          </w:p>
        </w:tc>
        <w:tc>
          <w:tcPr>
            <w:tcW w:w="940" w:type="dxa"/>
          </w:tcPr>
          <w:p w14:paraId="0C408648" w14:textId="4506DA5F" w:rsidR="00352DB9" w:rsidRPr="009F4E4F" w:rsidRDefault="004C6DCF" w:rsidP="004C6DCF">
            <w:pPr>
              <w:bidi/>
              <w:spacing w:line="360" w:lineRule="auto"/>
              <w:rPr>
                <w:rFonts w:ascii="David" w:eastAsia="David" w:hAnsi="David" w:cs="David"/>
                <w:rtl/>
              </w:rPr>
            </w:pPr>
            <w:r w:rsidRPr="004C6DCF">
              <w:rPr>
                <w:rFonts w:ascii="David" w:eastAsia="David" w:hAnsi="David" w:cs="David"/>
              </w:rPr>
              <w:t>4,500</w:t>
            </w:r>
          </w:p>
        </w:tc>
        <w:tc>
          <w:tcPr>
            <w:tcW w:w="6953" w:type="dxa"/>
          </w:tcPr>
          <w:p w14:paraId="060BD26A" w14:textId="0BCC588C" w:rsidR="00352DB9" w:rsidRPr="00953576" w:rsidRDefault="00C6028A" w:rsidP="00754E31">
            <w:pPr>
              <w:bidi/>
              <w:spacing w:line="360" w:lineRule="auto"/>
              <w:rPr>
                <w:rFonts w:ascii="David" w:eastAsia="David" w:hAnsi="David" w:cs="David"/>
                <w:rtl/>
              </w:rPr>
            </w:pPr>
            <w:r w:rsidRPr="00C6028A">
              <w:rPr>
                <w:rFonts w:ascii="David" w:eastAsia="David" w:hAnsi="David" w:cs="David"/>
              </w:rPr>
              <w:t>https://www.mdpi.com/2306-5729/10/9/137</w:t>
            </w:r>
          </w:p>
        </w:tc>
      </w:tr>
    </w:tbl>
    <w:p w14:paraId="61F032FF" w14:textId="77777777" w:rsidR="00C42467" w:rsidRDefault="00C42467" w:rsidP="00C42467">
      <w:pPr>
        <w:bidi/>
        <w:spacing w:line="360" w:lineRule="auto"/>
        <w:rPr>
          <w:rFonts w:ascii="David" w:eastAsia="David" w:hAnsi="David" w:cs="David"/>
          <w:rtl/>
        </w:rPr>
      </w:pPr>
    </w:p>
    <w:p w14:paraId="29D097A7" w14:textId="77777777" w:rsidR="00754E31" w:rsidRDefault="00754E31" w:rsidP="00754E31">
      <w:pPr>
        <w:bidi/>
        <w:spacing w:line="360" w:lineRule="auto"/>
        <w:rPr>
          <w:rFonts w:ascii="David" w:eastAsia="David" w:hAnsi="David" w:cs="David"/>
          <w:rtl/>
        </w:rPr>
      </w:pPr>
    </w:p>
    <w:p w14:paraId="0F67F553" w14:textId="77777777" w:rsidR="00754E31" w:rsidRDefault="00754E31" w:rsidP="00754E31">
      <w:pPr>
        <w:bidi/>
        <w:spacing w:line="360" w:lineRule="auto"/>
        <w:rPr>
          <w:rFonts w:ascii="David" w:eastAsia="David" w:hAnsi="David" w:cs="David"/>
          <w:rtl/>
        </w:rPr>
      </w:pPr>
    </w:p>
    <w:p w14:paraId="50275B1C" w14:textId="77777777" w:rsidR="00754E31" w:rsidRDefault="00754E31" w:rsidP="00754E31">
      <w:pPr>
        <w:bidi/>
        <w:spacing w:line="360" w:lineRule="auto"/>
        <w:rPr>
          <w:rFonts w:ascii="David" w:eastAsia="David" w:hAnsi="David" w:cs="David"/>
          <w:rtl/>
        </w:rPr>
      </w:pPr>
    </w:p>
    <w:p w14:paraId="5C5AF9E5" w14:textId="77777777" w:rsidR="00754E31" w:rsidRDefault="00754E31" w:rsidP="00754E31">
      <w:pPr>
        <w:bidi/>
        <w:spacing w:line="360" w:lineRule="auto"/>
        <w:rPr>
          <w:rFonts w:ascii="David" w:eastAsia="David" w:hAnsi="David" w:cs="David"/>
          <w:rtl/>
        </w:rPr>
      </w:pPr>
    </w:p>
    <w:p w14:paraId="72BAC336" w14:textId="77777777" w:rsidR="00754E31" w:rsidRDefault="00754E31" w:rsidP="00754E31">
      <w:pPr>
        <w:bidi/>
        <w:spacing w:line="360" w:lineRule="auto"/>
        <w:rPr>
          <w:rFonts w:ascii="David" w:eastAsia="David" w:hAnsi="David" w:cs="David"/>
          <w:rtl/>
        </w:rPr>
      </w:pPr>
    </w:p>
    <w:p w14:paraId="02AC7026" w14:textId="77777777" w:rsidR="00754E31" w:rsidRDefault="00754E31" w:rsidP="00754E31">
      <w:pPr>
        <w:bidi/>
        <w:spacing w:line="360" w:lineRule="auto"/>
        <w:rPr>
          <w:rFonts w:ascii="David" w:eastAsia="David" w:hAnsi="David" w:cs="David"/>
          <w:rtl/>
        </w:rPr>
      </w:pPr>
    </w:p>
    <w:p w14:paraId="2498EB2A" w14:textId="77777777" w:rsidR="00754E31" w:rsidRDefault="00754E31" w:rsidP="00754E31">
      <w:pPr>
        <w:bidi/>
        <w:spacing w:line="360" w:lineRule="auto"/>
        <w:rPr>
          <w:rFonts w:ascii="David" w:eastAsia="David" w:hAnsi="David" w:cs="David"/>
          <w:rtl/>
        </w:rPr>
      </w:pPr>
    </w:p>
    <w:p w14:paraId="3B5DEF6F" w14:textId="77777777" w:rsidR="00754E31" w:rsidRDefault="00754E31" w:rsidP="00754E31">
      <w:pPr>
        <w:bidi/>
        <w:spacing w:line="360" w:lineRule="auto"/>
        <w:rPr>
          <w:rFonts w:ascii="David" w:eastAsia="David" w:hAnsi="David" w:cs="David"/>
          <w:rtl/>
        </w:rPr>
      </w:pPr>
    </w:p>
    <w:p w14:paraId="10683827" w14:textId="77777777" w:rsidR="00C6028A" w:rsidRDefault="00C6028A" w:rsidP="00C6028A">
      <w:pPr>
        <w:bidi/>
        <w:spacing w:line="360" w:lineRule="auto"/>
        <w:rPr>
          <w:rFonts w:ascii="David" w:eastAsia="David" w:hAnsi="David" w:cs="David"/>
          <w:u w:val="single"/>
          <w:rtl/>
        </w:rPr>
      </w:pPr>
    </w:p>
    <w:p w14:paraId="4D7EF94D" w14:textId="77777777" w:rsidR="00C6028A" w:rsidRDefault="00C6028A" w:rsidP="00C6028A">
      <w:pPr>
        <w:bidi/>
        <w:spacing w:line="360" w:lineRule="auto"/>
        <w:rPr>
          <w:rFonts w:ascii="David" w:eastAsia="David" w:hAnsi="David" w:cs="David"/>
          <w:u w:val="single"/>
          <w:rtl/>
        </w:rPr>
      </w:pPr>
    </w:p>
    <w:p w14:paraId="70B6246B" w14:textId="77777777" w:rsidR="00C6028A" w:rsidRDefault="00C6028A" w:rsidP="00C6028A">
      <w:pPr>
        <w:bidi/>
        <w:spacing w:line="360" w:lineRule="auto"/>
        <w:rPr>
          <w:rFonts w:ascii="David" w:eastAsia="David" w:hAnsi="David" w:cs="David"/>
          <w:u w:val="single"/>
          <w:rtl/>
        </w:rPr>
      </w:pPr>
    </w:p>
    <w:p w14:paraId="50E1896C" w14:textId="1B2EE28E" w:rsidR="00754E31" w:rsidRDefault="00C42467" w:rsidP="00C6028A">
      <w:pPr>
        <w:bidi/>
        <w:spacing w:line="360" w:lineRule="auto"/>
        <w:rPr>
          <w:rFonts w:ascii="David" w:eastAsia="David" w:hAnsi="David" w:cs="David"/>
          <w:u w:val="single"/>
          <w:rtl/>
        </w:rPr>
      </w:pPr>
      <w:r w:rsidRPr="00C42467">
        <w:rPr>
          <w:rFonts w:ascii="David" w:eastAsia="David" w:hAnsi="David" w:cs="David"/>
          <w:u w:val="single"/>
          <w:rtl/>
        </w:rPr>
        <w:t xml:space="preserve">שלבי הכנת </w:t>
      </w:r>
      <w:r>
        <w:rPr>
          <w:rFonts w:ascii="David" w:eastAsia="David" w:hAnsi="David" w:cs="David" w:hint="cs"/>
          <w:u w:val="single"/>
          <w:rtl/>
        </w:rPr>
        <w:t xml:space="preserve">הנתונים </w:t>
      </w:r>
      <w:r w:rsidRPr="00C42467">
        <w:rPr>
          <w:rFonts w:ascii="David" w:eastAsia="David" w:hAnsi="David" w:cs="David"/>
          <w:u w:val="single"/>
        </w:rPr>
        <w:t xml:space="preserve"> (Preprocessing)</w:t>
      </w:r>
    </w:p>
    <w:p w14:paraId="3D7EC31C" w14:textId="5DE9C760" w:rsidR="00396EAF" w:rsidRPr="00396EAF" w:rsidRDefault="00396EAF" w:rsidP="00396EAF">
      <w:pPr>
        <w:bidi/>
        <w:spacing w:line="360" w:lineRule="auto"/>
        <w:rPr>
          <w:rFonts w:ascii="David" w:eastAsia="David" w:hAnsi="David" w:cs="David"/>
          <w:rtl/>
        </w:rPr>
      </w:pPr>
      <w:r w:rsidRPr="00396EAF">
        <w:rPr>
          <w:rFonts w:ascii="David" w:eastAsia="David" w:hAnsi="David" w:cs="David"/>
          <w:rtl/>
        </w:rPr>
        <w:t>מהלך המחקר ואבני הדרך המרכזיות מוצגים בפירוט באיור 1 להלן</w:t>
      </w:r>
    </w:p>
    <w:p w14:paraId="01225E70" w14:textId="2A559CC9" w:rsidR="00754E31" w:rsidRDefault="00754E31" w:rsidP="00754E31">
      <w:pPr>
        <w:bidi/>
        <w:spacing w:line="360" w:lineRule="auto"/>
        <w:rPr>
          <w:rFonts w:ascii="David" w:eastAsia="David" w:hAnsi="David" w:cs="David"/>
          <w:u w:val="single"/>
          <w:rtl/>
        </w:rPr>
      </w:pPr>
      <w:r>
        <w:rPr>
          <w:rFonts w:ascii="David" w:eastAsia="David" w:hAnsi="David" w:cs="David"/>
          <w:noProof/>
          <w:u w:val="single"/>
        </w:rPr>
        <w:lastRenderedPageBreak/>
        <w:drawing>
          <wp:inline distT="0" distB="0" distL="0" distR="0" wp14:anchorId="36D01B2F" wp14:editId="1EBFE013">
            <wp:extent cx="5727700" cy="7746797"/>
            <wp:effectExtent l="0" t="0" r="6350" b="6985"/>
            <wp:docPr id="116449133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9339" cy="7749013"/>
                    </a:xfrm>
                    <a:prstGeom prst="rect">
                      <a:avLst/>
                    </a:prstGeom>
                    <a:noFill/>
                    <a:ln>
                      <a:noFill/>
                    </a:ln>
                  </pic:spPr>
                </pic:pic>
              </a:graphicData>
            </a:graphic>
          </wp:inline>
        </w:drawing>
      </w:r>
    </w:p>
    <w:p w14:paraId="17AAB21A" w14:textId="28341757" w:rsidR="00C6028A" w:rsidRPr="00396EAF" w:rsidRDefault="00396EAF" w:rsidP="00396EAF">
      <w:pPr>
        <w:bidi/>
        <w:spacing w:line="360" w:lineRule="auto"/>
        <w:rPr>
          <w:rFonts w:ascii="David" w:eastAsia="David" w:hAnsi="David" w:cs="David"/>
          <w:rtl/>
        </w:rPr>
      </w:pPr>
      <w:r w:rsidRPr="00396EAF">
        <w:rPr>
          <w:rFonts w:ascii="David" w:eastAsia="David" w:hAnsi="David" w:cs="David"/>
          <w:rtl/>
        </w:rPr>
        <w:t>איור 1</w:t>
      </w:r>
      <w:r w:rsidRPr="00396EAF">
        <w:rPr>
          <w:rFonts w:ascii="David" w:eastAsia="David" w:hAnsi="David" w:cs="David"/>
        </w:rPr>
        <w:t xml:space="preserve">: </w:t>
      </w:r>
      <w:r w:rsidRPr="00396EAF">
        <w:rPr>
          <w:rFonts w:ascii="David" w:eastAsia="David" w:hAnsi="David" w:cs="David"/>
          <w:rtl/>
        </w:rPr>
        <w:t>תרשים זרימה של מתודולוגיית המחקר ושלבי העבודה</w:t>
      </w:r>
      <w:r w:rsidRPr="00396EAF">
        <w:rPr>
          <w:rFonts w:ascii="David" w:eastAsia="David" w:hAnsi="David" w:cs="David"/>
        </w:rPr>
        <w:t xml:space="preserve"> (Methodology &amp; Workflow)</w:t>
      </w:r>
    </w:p>
    <w:p w14:paraId="0C7D9E4B" w14:textId="16A01DFA" w:rsidR="00754E31" w:rsidRPr="00754E31" w:rsidRDefault="00754E31" w:rsidP="00C6028A">
      <w:pPr>
        <w:bidi/>
        <w:spacing w:line="360" w:lineRule="auto"/>
        <w:rPr>
          <w:rFonts w:ascii="David" w:eastAsia="David" w:hAnsi="David" w:cs="David"/>
          <w:u w:val="single"/>
        </w:rPr>
      </w:pPr>
      <w:r w:rsidRPr="00754E31">
        <w:rPr>
          <w:rFonts w:ascii="David" w:eastAsia="David" w:hAnsi="David" w:cs="David"/>
          <w:u w:val="single"/>
          <w:rtl/>
        </w:rPr>
        <w:t>פירוט שלבי המחקר</w:t>
      </w:r>
      <w:r w:rsidRPr="00754E31">
        <w:rPr>
          <w:rFonts w:ascii="David" w:eastAsia="David" w:hAnsi="David" w:cs="David"/>
          <w:u w:val="single"/>
        </w:rPr>
        <w:t xml:space="preserve"> (Methodology)</w:t>
      </w:r>
    </w:p>
    <w:p w14:paraId="1E37A160" w14:textId="66F0582B" w:rsidR="003A3813" w:rsidRDefault="003A3813" w:rsidP="003A3813">
      <w:pPr>
        <w:bidi/>
        <w:spacing w:line="360" w:lineRule="auto"/>
        <w:rPr>
          <w:rFonts w:ascii="David" w:eastAsia="David" w:hAnsi="David" w:cs="David"/>
        </w:rPr>
      </w:pPr>
      <w:r w:rsidRPr="003A3813">
        <w:rPr>
          <w:rFonts w:ascii="David" w:eastAsia="David" w:hAnsi="David" w:cs="David"/>
          <w:rtl/>
        </w:rPr>
        <w:lastRenderedPageBreak/>
        <w:t>שלב 1: מאגרי הנתונים</w:t>
      </w:r>
      <w:r w:rsidRPr="003A3813">
        <w:rPr>
          <w:rFonts w:ascii="David" w:eastAsia="David" w:hAnsi="David" w:cs="David"/>
        </w:rPr>
        <w:t xml:space="preserve"> (Datasets) </w:t>
      </w:r>
      <w:r w:rsidRPr="003A3813">
        <w:rPr>
          <w:rFonts w:ascii="David" w:eastAsia="David" w:hAnsi="David" w:cs="David"/>
          <w:rtl/>
        </w:rPr>
        <w:t>המחקר מתבצע על פני חמישה מאגרי נתונים נפרדים, המייצגים תרחישי חירום והפצת מידע כוזב שונים</w:t>
      </w:r>
      <w:r w:rsidRPr="003A3813">
        <w:rPr>
          <w:rFonts w:ascii="David" w:eastAsia="David" w:hAnsi="David" w:cs="David"/>
        </w:rPr>
        <w:t xml:space="preserve">: COVID-19, </w:t>
      </w:r>
      <w:r w:rsidRPr="003A3813">
        <w:rPr>
          <w:rFonts w:ascii="David" w:eastAsia="David" w:hAnsi="David" w:cs="David"/>
          <w:rtl/>
        </w:rPr>
        <w:t>רעידות אדמה, אבעבועות הקוף, הפיגוע במנצ'סטר וזיהוי שמועות. הנתונים נאספו באמצעות ה</w:t>
      </w:r>
      <w:r w:rsidRPr="003A3813">
        <w:rPr>
          <w:rFonts w:ascii="David" w:eastAsia="David" w:hAnsi="David" w:cs="David"/>
        </w:rPr>
        <w:t xml:space="preserve">-API </w:t>
      </w:r>
      <w:r w:rsidRPr="003A3813">
        <w:rPr>
          <w:rFonts w:ascii="David" w:eastAsia="David" w:hAnsi="David" w:cs="David"/>
          <w:rtl/>
        </w:rPr>
        <w:t>של</w:t>
      </w:r>
      <w:r w:rsidRPr="003A3813">
        <w:rPr>
          <w:rFonts w:ascii="David" w:eastAsia="David" w:hAnsi="David" w:cs="David"/>
        </w:rPr>
        <w:t xml:space="preserve"> Twitter (v2) </w:t>
      </w:r>
      <w:r w:rsidRPr="003A3813">
        <w:rPr>
          <w:rFonts w:ascii="David" w:eastAsia="David" w:hAnsi="David" w:cs="David"/>
          <w:rtl/>
        </w:rPr>
        <w:t>תחת הרשאת מחקר אקדמי. עבור כל תרחיש, נעשה שימוש בשאילתות חיפוש ספציפיות המשלבות מילות מפתח של האירוע</w:t>
      </w:r>
      <w:r>
        <w:rPr>
          <w:rFonts w:ascii="David" w:eastAsia="David" w:hAnsi="David" w:cs="David"/>
        </w:rPr>
        <w:t>.</w:t>
      </w:r>
    </w:p>
    <w:p w14:paraId="650E9228" w14:textId="537796BA" w:rsidR="00396EAF" w:rsidRPr="00A81B4C" w:rsidRDefault="003A3813" w:rsidP="00A81B4C">
      <w:pPr>
        <w:numPr>
          <w:ilvl w:val="0"/>
          <w:numId w:val="15"/>
        </w:numPr>
        <w:bidi/>
        <w:spacing w:line="360" w:lineRule="auto"/>
        <w:rPr>
          <w:rFonts w:ascii="David" w:eastAsia="David" w:hAnsi="David" w:cs="David"/>
          <w:rtl/>
        </w:rPr>
      </w:pPr>
      <w:r w:rsidRPr="003A3813">
        <w:rPr>
          <w:rFonts w:ascii="David" w:eastAsia="David" w:hAnsi="David" w:cs="David"/>
          <w:rtl/>
        </w:rPr>
        <w:t>היקף הנתונים</w:t>
      </w:r>
      <w:r w:rsidRPr="003A3813">
        <w:rPr>
          <w:rFonts w:ascii="David" w:eastAsia="David" w:hAnsi="David" w:cs="David"/>
        </w:rPr>
        <w:t xml:space="preserve">: </w:t>
      </w:r>
      <w:r w:rsidRPr="003A3813">
        <w:rPr>
          <w:rFonts w:ascii="David" w:eastAsia="David" w:hAnsi="David" w:cs="David"/>
          <w:rtl/>
        </w:rPr>
        <w:t>הנתונים הגולמיים בכל מאגר נעים בין עשרות אלפים למעל מיליון ציוצים (לדוגמה: 8</w:t>
      </w:r>
      <w:r w:rsidR="00396EAF">
        <w:rPr>
          <w:rFonts w:ascii="David" w:eastAsia="David" w:hAnsi="David" w:cs="David" w:hint="cs"/>
          <w:rtl/>
        </w:rPr>
        <w:t>9</w:t>
      </w:r>
      <w:r w:rsidRPr="003A3813">
        <w:rPr>
          <w:rFonts w:ascii="David" w:eastAsia="David" w:hAnsi="David" w:cs="David"/>
          <w:rtl/>
        </w:rPr>
        <w:t>,1</w:t>
      </w:r>
      <w:r w:rsidR="00396EAF">
        <w:rPr>
          <w:rFonts w:ascii="David" w:eastAsia="David" w:hAnsi="David" w:cs="David" w:hint="cs"/>
          <w:rtl/>
        </w:rPr>
        <w:t>47</w:t>
      </w:r>
      <w:r w:rsidRPr="003A3813">
        <w:rPr>
          <w:rFonts w:ascii="David" w:eastAsia="David" w:hAnsi="David" w:cs="David"/>
          <w:rtl/>
        </w:rPr>
        <w:t xml:space="preserve"> עבור </w:t>
      </w:r>
      <w:r w:rsidR="00396EAF">
        <w:rPr>
          <w:rFonts w:ascii="David" w:eastAsia="David" w:hAnsi="David" w:cs="David" w:hint="cs"/>
          <w:rtl/>
        </w:rPr>
        <w:t xml:space="preserve">האירוע </w:t>
      </w:r>
      <w:proofErr w:type="spellStart"/>
      <w:r w:rsidR="00396EAF">
        <w:rPr>
          <w:rFonts w:ascii="David" w:eastAsia="David" w:hAnsi="David" w:cs="David" w:hint="cs"/>
          <w:rtl/>
        </w:rPr>
        <w:t>במנצסטר</w:t>
      </w:r>
      <w:proofErr w:type="spellEnd"/>
      <w:r w:rsidRPr="003A3813">
        <w:rPr>
          <w:rFonts w:ascii="David" w:eastAsia="David" w:hAnsi="David" w:cs="David"/>
          <w:rtl/>
        </w:rPr>
        <w:t xml:space="preserve"> ו-1,437,724 עבור אבעבועות הקוף), המכסים תקופות זמן מוגדרות של כ-2-5 שנים</w:t>
      </w:r>
      <w:r w:rsidRPr="003A3813">
        <w:rPr>
          <w:rFonts w:ascii="David" w:eastAsia="David" w:hAnsi="David" w:cs="David"/>
        </w:rPr>
        <w:t>.</w:t>
      </w:r>
    </w:p>
    <w:p w14:paraId="45AE4324" w14:textId="77777777" w:rsidR="00396EAF" w:rsidRPr="003A3813" w:rsidRDefault="00396EAF" w:rsidP="00396EAF">
      <w:pPr>
        <w:bidi/>
        <w:spacing w:line="360" w:lineRule="auto"/>
        <w:rPr>
          <w:rFonts w:ascii="David" w:eastAsia="David" w:hAnsi="David" w:cs="David"/>
        </w:rPr>
      </w:pPr>
    </w:p>
    <w:p w14:paraId="450F784B" w14:textId="2D735392" w:rsidR="003A3813" w:rsidRPr="003A3813" w:rsidRDefault="003A3813" w:rsidP="003A3813">
      <w:pPr>
        <w:bidi/>
        <w:spacing w:line="360" w:lineRule="auto"/>
        <w:rPr>
          <w:rFonts w:ascii="David" w:eastAsia="David" w:hAnsi="David" w:cs="David"/>
        </w:rPr>
      </w:pPr>
      <w:r w:rsidRPr="003A3813">
        <w:rPr>
          <w:rFonts w:ascii="David" w:eastAsia="David" w:hAnsi="David" w:cs="David"/>
          <w:rtl/>
        </w:rPr>
        <w:t>שלב 2: סיווג ידני ועיבוד מקדים</w:t>
      </w:r>
      <w:r w:rsidRPr="003A3813">
        <w:rPr>
          <w:rFonts w:ascii="David" w:eastAsia="David" w:hAnsi="David" w:cs="David"/>
        </w:rPr>
        <w:t xml:space="preserve"> (Manual Classification &amp; Preprocessing) </w:t>
      </w:r>
      <w:r w:rsidRPr="003A3813">
        <w:rPr>
          <w:rFonts w:ascii="David" w:eastAsia="David" w:hAnsi="David" w:cs="David"/>
          <w:rtl/>
        </w:rPr>
        <w:t>עבור כל אחד מחמשת המאגרים, חולץ תת-מדגם של כ-4,000 ציוצים שסווגו ידנית על ידי לשלוש קטגוריות: מידע כוזב</w:t>
      </w:r>
      <w:r w:rsidRPr="003A3813">
        <w:rPr>
          <w:rFonts w:ascii="David" w:eastAsia="David" w:hAnsi="David" w:cs="David"/>
        </w:rPr>
        <w:t xml:space="preserve"> (Misinformation), </w:t>
      </w:r>
      <w:r w:rsidRPr="003A3813">
        <w:rPr>
          <w:rFonts w:ascii="David" w:eastAsia="David" w:hAnsi="David" w:cs="David"/>
          <w:rtl/>
        </w:rPr>
        <w:t>מידע אמין</w:t>
      </w:r>
      <w:r w:rsidRPr="003A3813">
        <w:rPr>
          <w:rFonts w:ascii="David" w:eastAsia="David" w:hAnsi="David" w:cs="David"/>
        </w:rPr>
        <w:t xml:space="preserve"> (Not-misinformation) </w:t>
      </w:r>
      <w:r w:rsidRPr="003A3813">
        <w:rPr>
          <w:rFonts w:ascii="David" w:eastAsia="David" w:hAnsi="David" w:cs="David"/>
          <w:rtl/>
        </w:rPr>
        <w:t>ותכנים לא רלוונטיים</w:t>
      </w:r>
      <w:r w:rsidRPr="003A3813">
        <w:rPr>
          <w:rFonts w:ascii="David" w:eastAsia="David" w:hAnsi="David" w:cs="David"/>
        </w:rPr>
        <w:t>.</w:t>
      </w:r>
    </w:p>
    <w:p w14:paraId="340304A3" w14:textId="77777777" w:rsidR="003A3813" w:rsidRPr="003A3813" w:rsidRDefault="003A3813" w:rsidP="003A3813">
      <w:pPr>
        <w:numPr>
          <w:ilvl w:val="0"/>
          <w:numId w:val="16"/>
        </w:numPr>
        <w:bidi/>
        <w:spacing w:line="360" w:lineRule="auto"/>
        <w:rPr>
          <w:rFonts w:ascii="David" w:eastAsia="David" w:hAnsi="David" w:cs="David"/>
        </w:rPr>
      </w:pPr>
      <w:r w:rsidRPr="003A3813">
        <w:rPr>
          <w:rFonts w:ascii="David" w:eastAsia="David" w:hAnsi="David" w:cs="David"/>
          <w:rtl/>
        </w:rPr>
        <w:t>עיבוד מקדים</w:t>
      </w:r>
      <w:r w:rsidRPr="003A3813">
        <w:rPr>
          <w:rFonts w:ascii="David" w:eastAsia="David" w:hAnsi="David" w:cs="David"/>
        </w:rPr>
        <w:t xml:space="preserve">: </w:t>
      </w:r>
      <w:r w:rsidRPr="003A3813">
        <w:rPr>
          <w:rFonts w:ascii="David" w:eastAsia="David" w:hAnsi="David" w:cs="David"/>
          <w:rtl/>
        </w:rPr>
        <w:t>כדי למנוע הטיות באימון המודלים, כל ציוץ עבר ניקוי הכולל הסרת קישורים</w:t>
      </w:r>
      <w:r w:rsidRPr="003A3813">
        <w:rPr>
          <w:rFonts w:ascii="David" w:eastAsia="David" w:hAnsi="David" w:cs="David"/>
        </w:rPr>
        <w:t xml:space="preserve"> (URLs), </w:t>
      </w:r>
      <w:r w:rsidRPr="003A3813">
        <w:rPr>
          <w:rFonts w:ascii="David" w:eastAsia="David" w:hAnsi="David" w:cs="David"/>
          <w:rtl/>
        </w:rPr>
        <w:t>תיוגים</w:t>
      </w:r>
      <w:r w:rsidRPr="003A3813">
        <w:rPr>
          <w:rFonts w:ascii="David" w:eastAsia="David" w:hAnsi="David" w:cs="David"/>
        </w:rPr>
        <w:t xml:space="preserve"> (@mentions) </w:t>
      </w:r>
      <w:r w:rsidRPr="003A3813">
        <w:rPr>
          <w:rFonts w:ascii="David" w:eastAsia="David" w:hAnsi="David" w:cs="David"/>
          <w:rtl/>
        </w:rPr>
        <w:t>וסינון ציוצים כפולים או דומים מדי. הגבלנו את אורך הטקסט ל-350 תווים כדי להתמקד בתוכן הלשוני המזוקק</w:t>
      </w:r>
      <w:r w:rsidRPr="003A3813">
        <w:rPr>
          <w:rFonts w:ascii="David" w:eastAsia="David" w:hAnsi="David" w:cs="David"/>
        </w:rPr>
        <w:t>.</w:t>
      </w:r>
    </w:p>
    <w:p w14:paraId="72D5BB0D" w14:textId="77777777" w:rsidR="003A3813" w:rsidRPr="003A3813" w:rsidRDefault="003A3813" w:rsidP="003A3813">
      <w:pPr>
        <w:bidi/>
        <w:spacing w:line="360" w:lineRule="auto"/>
        <w:rPr>
          <w:rFonts w:ascii="David" w:eastAsia="David" w:hAnsi="David" w:cs="David"/>
        </w:rPr>
      </w:pPr>
      <w:r w:rsidRPr="003A3813">
        <w:rPr>
          <w:rFonts w:ascii="David" w:eastAsia="David" w:hAnsi="David" w:cs="David"/>
          <w:rtl/>
        </w:rPr>
        <w:t>שלב 3: סיווג השוואתי</w:t>
      </w:r>
      <w:r w:rsidRPr="003A3813">
        <w:rPr>
          <w:rFonts w:ascii="David" w:eastAsia="David" w:hAnsi="David" w:cs="David"/>
        </w:rPr>
        <w:t xml:space="preserve"> – Zero-Shot </w:t>
      </w:r>
      <w:r w:rsidRPr="003A3813">
        <w:rPr>
          <w:rFonts w:ascii="David" w:eastAsia="David" w:hAnsi="David" w:cs="David"/>
          <w:rtl/>
        </w:rPr>
        <w:t>מול</w:t>
      </w:r>
      <w:r w:rsidRPr="003A3813">
        <w:rPr>
          <w:rFonts w:ascii="David" w:eastAsia="David" w:hAnsi="David" w:cs="David"/>
        </w:rPr>
        <w:t xml:space="preserve"> Fine-Tuning </w:t>
      </w:r>
      <w:r w:rsidRPr="003A3813">
        <w:rPr>
          <w:rFonts w:ascii="David" w:eastAsia="David" w:hAnsi="David" w:cs="David"/>
          <w:rtl/>
        </w:rPr>
        <w:t>זהו שלב הניסוי המרכזי שמתבצע בנפרד עבור כל מאגר נתונים</w:t>
      </w:r>
      <w:r w:rsidRPr="003A3813">
        <w:rPr>
          <w:rFonts w:ascii="David" w:eastAsia="David" w:hAnsi="David" w:cs="David"/>
        </w:rPr>
        <w:t>:</w:t>
      </w:r>
    </w:p>
    <w:p w14:paraId="0C75D9C3" w14:textId="77777777" w:rsidR="003A3813" w:rsidRPr="003A3813" w:rsidRDefault="003A3813" w:rsidP="003A3813">
      <w:pPr>
        <w:numPr>
          <w:ilvl w:val="0"/>
          <w:numId w:val="17"/>
        </w:numPr>
        <w:bidi/>
        <w:spacing w:line="360" w:lineRule="auto"/>
        <w:rPr>
          <w:rFonts w:ascii="David" w:eastAsia="David" w:hAnsi="David" w:cs="David"/>
        </w:rPr>
      </w:pPr>
      <w:r w:rsidRPr="003A3813">
        <w:rPr>
          <w:rFonts w:ascii="David" w:eastAsia="David" w:hAnsi="David" w:cs="David"/>
          <w:rtl/>
        </w:rPr>
        <w:t>גישת ה</w:t>
      </w:r>
      <w:r w:rsidRPr="003A3813">
        <w:rPr>
          <w:rFonts w:ascii="David" w:eastAsia="David" w:hAnsi="David" w:cs="David"/>
        </w:rPr>
        <w:t>-Fine-Tuning (</w:t>
      </w:r>
      <w:proofErr w:type="spellStart"/>
      <w:r w:rsidRPr="003A3813">
        <w:rPr>
          <w:rFonts w:ascii="David" w:eastAsia="David" w:hAnsi="David" w:cs="David"/>
        </w:rPr>
        <w:t>RoBERTa</w:t>
      </w:r>
      <w:proofErr w:type="spellEnd"/>
      <w:r w:rsidRPr="003A3813">
        <w:rPr>
          <w:rFonts w:ascii="David" w:eastAsia="David" w:hAnsi="David" w:cs="David"/>
        </w:rPr>
        <w:t xml:space="preserve">): </w:t>
      </w:r>
      <w:r w:rsidRPr="003A3813">
        <w:rPr>
          <w:rFonts w:ascii="David" w:eastAsia="David" w:hAnsi="David" w:cs="David"/>
          <w:rtl/>
        </w:rPr>
        <w:t>התאמת מודל</w:t>
      </w:r>
      <w:r w:rsidRPr="003A3813">
        <w:rPr>
          <w:rFonts w:ascii="David" w:eastAsia="David" w:hAnsi="David" w:cs="David"/>
        </w:rPr>
        <w:t xml:space="preserve"> pre-trained </w:t>
      </w:r>
      <w:r w:rsidRPr="003A3813">
        <w:rPr>
          <w:rFonts w:ascii="David" w:eastAsia="David" w:hAnsi="David" w:cs="David"/>
          <w:rtl/>
        </w:rPr>
        <w:t xml:space="preserve">למשימת הסיווג הספציפית של התרחיש. התהליך כולל חלוקת הנתונים </w:t>
      </w:r>
      <w:proofErr w:type="spellStart"/>
      <w:r w:rsidRPr="003A3813">
        <w:rPr>
          <w:rFonts w:ascii="David" w:eastAsia="David" w:hAnsi="David" w:cs="David"/>
          <w:rtl/>
        </w:rPr>
        <w:t>המתוייגים</w:t>
      </w:r>
      <w:proofErr w:type="spellEnd"/>
      <w:r w:rsidRPr="003A3813">
        <w:rPr>
          <w:rFonts w:ascii="David" w:eastAsia="David" w:hAnsi="David" w:cs="David"/>
          <w:rtl/>
        </w:rPr>
        <w:t xml:space="preserve"> לסט אימון</w:t>
      </w:r>
      <w:r w:rsidRPr="003A3813">
        <w:rPr>
          <w:rFonts w:ascii="David" w:eastAsia="David" w:hAnsi="David" w:cs="David"/>
        </w:rPr>
        <w:t xml:space="preserve"> (Training), </w:t>
      </w:r>
      <w:r w:rsidRPr="003A3813">
        <w:rPr>
          <w:rFonts w:ascii="David" w:eastAsia="David" w:hAnsi="David" w:cs="David"/>
          <w:rtl/>
        </w:rPr>
        <w:t>ולידציה</w:t>
      </w:r>
      <w:r w:rsidRPr="003A3813">
        <w:rPr>
          <w:rFonts w:ascii="David" w:eastAsia="David" w:hAnsi="David" w:cs="David"/>
        </w:rPr>
        <w:t xml:space="preserve"> (Validation) </w:t>
      </w:r>
      <w:r w:rsidRPr="003A3813">
        <w:rPr>
          <w:rFonts w:ascii="David" w:eastAsia="David" w:hAnsi="David" w:cs="David"/>
          <w:rtl/>
        </w:rPr>
        <w:t>ובדיקה</w:t>
      </w:r>
      <w:r w:rsidRPr="003A3813">
        <w:rPr>
          <w:rFonts w:ascii="David" w:eastAsia="David" w:hAnsi="David" w:cs="David"/>
        </w:rPr>
        <w:t xml:space="preserve"> (Test). </w:t>
      </w:r>
      <w:r w:rsidRPr="003A3813">
        <w:rPr>
          <w:rFonts w:ascii="David" w:eastAsia="David" w:hAnsi="David" w:cs="David"/>
          <w:rtl/>
        </w:rPr>
        <w:t>השתמשנו ב</w:t>
      </w:r>
      <w:r w:rsidRPr="003A3813">
        <w:rPr>
          <w:rFonts w:ascii="David" w:eastAsia="David" w:hAnsi="David" w:cs="David"/>
        </w:rPr>
        <w:t xml:space="preserve">-Stratified Five-fold Cross Validation </w:t>
      </w:r>
      <w:r w:rsidRPr="003A3813">
        <w:rPr>
          <w:rFonts w:ascii="David" w:eastAsia="David" w:hAnsi="David" w:cs="David"/>
          <w:rtl/>
        </w:rPr>
        <w:t>כדי לוודא שביצועי המודל עקביים ולא תלויים בחלוקה אקראית של הדאטה</w:t>
      </w:r>
      <w:r w:rsidRPr="003A3813">
        <w:rPr>
          <w:rFonts w:ascii="David" w:eastAsia="David" w:hAnsi="David" w:cs="David"/>
        </w:rPr>
        <w:t>.</w:t>
      </w:r>
    </w:p>
    <w:p w14:paraId="202FC105" w14:textId="77777777" w:rsidR="003A3813" w:rsidRPr="003A3813" w:rsidRDefault="003A3813" w:rsidP="003A3813">
      <w:pPr>
        <w:numPr>
          <w:ilvl w:val="0"/>
          <w:numId w:val="17"/>
        </w:numPr>
        <w:bidi/>
        <w:spacing w:line="360" w:lineRule="auto"/>
        <w:rPr>
          <w:rFonts w:ascii="David" w:eastAsia="David" w:hAnsi="David" w:cs="David"/>
        </w:rPr>
      </w:pPr>
      <w:r w:rsidRPr="003A3813">
        <w:rPr>
          <w:rFonts w:ascii="David" w:eastAsia="David" w:hAnsi="David" w:cs="David"/>
          <w:rtl/>
        </w:rPr>
        <w:t>גישת ה</w:t>
      </w:r>
      <w:r w:rsidRPr="003A3813">
        <w:rPr>
          <w:rFonts w:ascii="David" w:eastAsia="David" w:hAnsi="David" w:cs="David"/>
        </w:rPr>
        <w:t xml:space="preserve">-Zero-Shot (LLM): </w:t>
      </w:r>
      <w:r w:rsidRPr="003A3813">
        <w:rPr>
          <w:rFonts w:ascii="David" w:eastAsia="David" w:hAnsi="David" w:cs="David"/>
          <w:rtl/>
        </w:rPr>
        <w:t>במקביל, הרצנו סיווג על אותם נתונים באמצעות מודלי שפה גדולים</w:t>
      </w:r>
      <w:r w:rsidRPr="003A3813">
        <w:rPr>
          <w:rFonts w:ascii="David" w:eastAsia="David" w:hAnsi="David" w:cs="David"/>
        </w:rPr>
        <w:t xml:space="preserve"> (LLMs) </w:t>
      </w:r>
      <w:r w:rsidRPr="003A3813">
        <w:rPr>
          <w:rFonts w:ascii="David" w:eastAsia="David" w:hAnsi="David" w:cs="David"/>
          <w:rtl/>
        </w:rPr>
        <w:t>ללא אימון מוקדם על הדאטה המקומי, אלא על בסיס</w:t>
      </w:r>
      <w:r w:rsidRPr="003A3813">
        <w:rPr>
          <w:rFonts w:ascii="David" w:eastAsia="David" w:hAnsi="David" w:cs="David"/>
        </w:rPr>
        <w:t xml:space="preserve"> Prompt Engineering </w:t>
      </w:r>
      <w:r w:rsidRPr="003A3813">
        <w:rPr>
          <w:rFonts w:ascii="David" w:eastAsia="David" w:hAnsi="David" w:cs="David"/>
          <w:rtl/>
        </w:rPr>
        <w:t>בלבד</w:t>
      </w:r>
      <w:r w:rsidRPr="003A3813">
        <w:rPr>
          <w:rFonts w:ascii="David" w:eastAsia="David" w:hAnsi="David" w:cs="David"/>
        </w:rPr>
        <w:t>.</w:t>
      </w:r>
    </w:p>
    <w:p w14:paraId="630C929D" w14:textId="77777777" w:rsidR="003A3813" w:rsidRPr="003A3813" w:rsidRDefault="003A3813" w:rsidP="003A3813">
      <w:pPr>
        <w:bidi/>
        <w:spacing w:line="360" w:lineRule="auto"/>
        <w:rPr>
          <w:rFonts w:ascii="David" w:eastAsia="David" w:hAnsi="David" w:cs="David"/>
        </w:rPr>
      </w:pPr>
      <w:r w:rsidRPr="003A3813">
        <w:rPr>
          <w:rFonts w:ascii="David" w:eastAsia="David" w:hAnsi="David" w:cs="David"/>
          <w:rtl/>
        </w:rPr>
        <w:t>שלב 4: ניתוח והשוואת ביצועים</w:t>
      </w:r>
      <w:r w:rsidRPr="003A3813">
        <w:rPr>
          <w:rFonts w:ascii="David" w:eastAsia="David" w:hAnsi="David" w:cs="David"/>
        </w:rPr>
        <w:t xml:space="preserve"> (Analysis) </w:t>
      </w:r>
      <w:r w:rsidRPr="003A3813">
        <w:rPr>
          <w:rFonts w:ascii="David" w:eastAsia="David" w:hAnsi="David" w:cs="David"/>
          <w:rtl/>
        </w:rPr>
        <w:t>בשלב האחרון, אנו מנתחים את התוצאות של שני המודלים בתוך כל תרחיש ובאופן רוחבי ביניהם</w:t>
      </w:r>
      <w:r w:rsidRPr="003A3813">
        <w:rPr>
          <w:rFonts w:ascii="David" w:eastAsia="David" w:hAnsi="David" w:cs="David"/>
        </w:rPr>
        <w:t>:</w:t>
      </w:r>
    </w:p>
    <w:p w14:paraId="74617AE8" w14:textId="27C4FD64" w:rsidR="003A3813" w:rsidRPr="003A3813" w:rsidRDefault="003A3813" w:rsidP="003A3813">
      <w:pPr>
        <w:numPr>
          <w:ilvl w:val="0"/>
          <w:numId w:val="18"/>
        </w:numPr>
        <w:bidi/>
        <w:spacing w:line="360" w:lineRule="auto"/>
        <w:rPr>
          <w:rFonts w:ascii="David" w:eastAsia="David" w:hAnsi="David" w:cs="David"/>
        </w:rPr>
      </w:pPr>
      <w:r w:rsidRPr="003A3813">
        <w:rPr>
          <w:rFonts w:ascii="David" w:eastAsia="David" w:hAnsi="David" w:cs="David"/>
          <w:rtl/>
        </w:rPr>
        <w:t>מדדים כמותיים</w:t>
      </w:r>
      <w:r w:rsidRPr="003A3813">
        <w:rPr>
          <w:rFonts w:ascii="David" w:eastAsia="David" w:hAnsi="David" w:cs="David"/>
        </w:rPr>
        <w:t xml:space="preserve">: </w:t>
      </w:r>
      <w:r w:rsidR="001002E7">
        <w:rPr>
          <w:rFonts w:ascii="David" w:eastAsia="David" w:hAnsi="David" w:cs="David" w:hint="cs"/>
          <w:rtl/>
        </w:rPr>
        <w:t>השתמשנו</w:t>
      </w:r>
      <w:r w:rsidRPr="003A3813">
        <w:rPr>
          <w:rFonts w:ascii="David" w:eastAsia="David" w:hAnsi="David" w:cs="David"/>
          <w:rtl/>
        </w:rPr>
        <w:t xml:space="preserve"> במדדי</w:t>
      </w:r>
      <w:r w:rsidRPr="003A3813">
        <w:rPr>
          <w:rFonts w:ascii="David" w:eastAsia="David" w:hAnsi="David" w:cs="David"/>
        </w:rPr>
        <w:t xml:space="preserve"> F1-score, Precision </w:t>
      </w:r>
      <w:r w:rsidRPr="003A3813">
        <w:rPr>
          <w:rFonts w:ascii="David" w:eastAsia="David" w:hAnsi="David" w:cs="David"/>
          <w:rtl/>
        </w:rPr>
        <w:t>ו</w:t>
      </w:r>
      <w:r w:rsidRPr="003A3813">
        <w:rPr>
          <w:rFonts w:ascii="David" w:eastAsia="David" w:hAnsi="David" w:cs="David"/>
        </w:rPr>
        <w:t xml:space="preserve">-Recall </w:t>
      </w:r>
      <w:r w:rsidRPr="003A3813">
        <w:rPr>
          <w:rFonts w:ascii="David" w:eastAsia="David" w:hAnsi="David" w:cs="David"/>
          <w:rtl/>
        </w:rPr>
        <w:t>כדי להשוות את רמת הדיוק של ה</w:t>
      </w:r>
      <w:r w:rsidRPr="003A3813">
        <w:rPr>
          <w:rFonts w:ascii="David" w:eastAsia="David" w:hAnsi="David" w:cs="David"/>
        </w:rPr>
        <w:t xml:space="preserve">-Zero-Shot </w:t>
      </w:r>
      <w:r w:rsidRPr="003A3813">
        <w:rPr>
          <w:rFonts w:ascii="David" w:eastAsia="David" w:hAnsi="David" w:cs="David"/>
          <w:rtl/>
        </w:rPr>
        <w:t>אל מול המודל המאומן</w:t>
      </w:r>
      <w:r w:rsidRPr="003A3813">
        <w:rPr>
          <w:rFonts w:ascii="David" w:eastAsia="David" w:hAnsi="David" w:cs="David"/>
        </w:rPr>
        <w:t xml:space="preserve"> (</w:t>
      </w:r>
      <w:proofErr w:type="spellStart"/>
      <w:r w:rsidRPr="003A3813">
        <w:rPr>
          <w:rFonts w:ascii="David" w:eastAsia="David" w:hAnsi="David" w:cs="David"/>
        </w:rPr>
        <w:t>RoBERTa</w:t>
      </w:r>
      <w:proofErr w:type="spellEnd"/>
      <w:r w:rsidRPr="003A3813">
        <w:rPr>
          <w:rFonts w:ascii="David" w:eastAsia="David" w:hAnsi="David" w:cs="David"/>
        </w:rPr>
        <w:t>).</w:t>
      </w:r>
    </w:p>
    <w:p w14:paraId="5AB5095F" w14:textId="234EFB63" w:rsidR="003A3813" w:rsidRPr="003A3813" w:rsidRDefault="003A3813" w:rsidP="003A3813">
      <w:pPr>
        <w:numPr>
          <w:ilvl w:val="0"/>
          <w:numId w:val="18"/>
        </w:numPr>
        <w:bidi/>
        <w:spacing w:line="360" w:lineRule="auto"/>
        <w:rPr>
          <w:rFonts w:ascii="David" w:eastAsia="David" w:hAnsi="David" w:cs="David"/>
        </w:rPr>
      </w:pPr>
      <w:r w:rsidRPr="003A3813">
        <w:rPr>
          <w:rFonts w:ascii="David" w:eastAsia="David" w:hAnsi="David" w:cs="David"/>
          <w:rtl/>
        </w:rPr>
        <w:t>ניתוח סטטיסטי</w:t>
      </w:r>
      <w:r w:rsidRPr="003A3813">
        <w:rPr>
          <w:rFonts w:ascii="David" w:eastAsia="David" w:hAnsi="David" w:cs="David"/>
        </w:rPr>
        <w:t xml:space="preserve">: </w:t>
      </w:r>
      <w:r w:rsidR="001002E7">
        <w:rPr>
          <w:rFonts w:ascii="David" w:eastAsia="David" w:hAnsi="David" w:cs="David" w:hint="cs"/>
          <w:rtl/>
        </w:rPr>
        <w:t>השתמשנו</w:t>
      </w:r>
      <w:r w:rsidRPr="003A3813">
        <w:rPr>
          <w:rFonts w:ascii="David" w:eastAsia="David" w:hAnsi="David" w:cs="David"/>
          <w:rtl/>
        </w:rPr>
        <w:t xml:space="preserve"> במבחני</w:t>
      </w:r>
      <w:r w:rsidRPr="003A3813">
        <w:rPr>
          <w:rFonts w:ascii="David" w:eastAsia="David" w:hAnsi="David" w:cs="David"/>
        </w:rPr>
        <w:t xml:space="preserve"> t-test </w:t>
      </w:r>
      <w:r w:rsidRPr="003A3813">
        <w:rPr>
          <w:rFonts w:ascii="David" w:eastAsia="David" w:hAnsi="David" w:cs="David"/>
          <w:rtl/>
        </w:rPr>
        <w:t>ובמודלים של רגרסיה</w:t>
      </w:r>
      <w:r w:rsidRPr="003A3813">
        <w:rPr>
          <w:rFonts w:ascii="David" w:eastAsia="David" w:hAnsi="David" w:cs="David"/>
        </w:rPr>
        <w:t xml:space="preserve"> (OLS) </w:t>
      </w:r>
      <w:r w:rsidRPr="003A3813">
        <w:rPr>
          <w:rFonts w:ascii="David" w:eastAsia="David" w:hAnsi="David" w:cs="David"/>
          <w:rtl/>
        </w:rPr>
        <w:t xml:space="preserve">כדי לבחון משתנים כמו כמות </w:t>
      </w:r>
      <w:proofErr w:type="spellStart"/>
      <w:r w:rsidRPr="003A3813">
        <w:rPr>
          <w:rFonts w:ascii="David" w:eastAsia="David" w:hAnsi="David" w:cs="David"/>
          <w:rtl/>
        </w:rPr>
        <w:t>לייקים</w:t>
      </w:r>
      <w:proofErr w:type="spellEnd"/>
      <w:r w:rsidRPr="003A3813">
        <w:rPr>
          <w:rFonts w:ascii="David" w:eastAsia="David" w:hAnsi="David" w:cs="David"/>
          <w:rtl/>
        </w:rPr>
        <w:t xml:space="preserve">, </w:t>
      </w:r>
      <w:proofErr w:type="spellStart"/>
      <w:r w:rsidRPr="003A3813">
        <w:rPr>
          <w:rFonts w:ascii="David" w:eastAsia="David" w:hAnsi="David" w:cs="David"/>
          <w:rtl/>
        </w:rPr>
        <w:t>ריטוויטים</w:t>
      </w:r>
      <w:proofErr w:type="spellEnd"/>
      <w:r w:rsidRPr="003A3813">
        <w:rPr>
          <w:rFonts w:ascii="David" w:eastAsia="David" w:hAnsi="David" w:cs="David"/>
          <w:rtl/>
        </w:rPr>
        <w:t xml:space="preserve"> וסנטימנט, ולראות כיצד הם משפיעים על הפצת המידע הכוזב בכל אחד מחמשת התרחישים</w:t>
      </w:r>
      <w:r w:rsidRPr="003A3813">
        <w:rPr>
          <w:rFonts w:ascii="David" w:eastAsia="David" w:hAnsi="David" w:cs="David"/>
        </w:rPr>
        <w:t>.</w:t>
      </w:r>
    </w:p>
    <w:p w14:paraId="5D8A3E68" w14:textId="5C0EFD58" w:rsidR="000C3766" w:rsidRPr="000C3766" w:rsidRDefault="003A3813" w:rsidP="000C3766">
      <w:pPr>
        <w:numPr>
          <w:ilvl w:val="0"/>
          <w:numId w:val="18"/>
        </w:numPr>
        <w:bidi/>
        <w:spacing w:line="360" w:lineRule="auto"/>
        <w:rPr>
          <w:rFonts w:ascii="David" w:eastAsia="David" w:hAnsi="David" w:cs="David"/>
          <w:u w:val="single"/>
        </w:rPr>
      </w:pPr>
      <w:r w:rsidRPr="000C3766">
        <w:rPr>
          <w:rFonts w:ascii="David" w:eastAsia="David" w:hAnsi="David" w:cs="David"/>
          <w:rtl/>
        </w:rPr>
        <w:t>ויזואליזציה</w:t>
      </w:r>
      <w:r w:rsidRPr="000C3766">
        <w:rPr>
          <w:rFonts w:ascii="David" w:eastAsia="David" w:hAnsi="David" w:cs="David"/>
        </w:rPr>
        <w:t xml:space="preserve">: </w:t>
      </w:r>
      <w:r w:rsidR="000C3766" w:rsidRPr="000C3766">
        <w:rPr>
          <w:rFonts w:ascii="David" w:eastAsia="David" w:hAnsi="David" w:cs="David"/>
          <w:rtl/>
        </w:rPr>
        <w:t>הפקת תרשימי</w:t>
      </w:r>
      <w:r w:rsidR="000C3766" w:rsidRPr="000C3766">
        <w:rPr>
          <w:rFonts w:ascii="David" w:eastAsia="David" w:hAnsi="David" w:cs="David"/>
        </w:rPr>
        <w:t xml:space="preserve"> t-SNE </w:t>
      </w:r>
      <w:r w:rsidR="000C3766" w:rsidRPr="000C3766">
        <w:rPr>
          <w:rFonts w:ascii="David" w:eastAsia="David" w:hAnsi="David" w:cs="David"/>
          <w:rtl/>
        </w:rPr>
        <w:t>עבור כל תרחיש להצגת אופן החלוקה של הווקטורים במרחב והיכולת של המודלים להפריד בין סוגי המידע השונים</w:t>
      </w:r>
      <w:r w:rsidR="000C3766" w:rsidRPr="000C3766">
        <w:rPr>
          <w:rFonts w:ascii="David" w:eastAsia="David" w:hAnsi="David" w:cs="David"/>
        </w:rPr>
        <w:t xml:space="preserve">. </w:t>
      </w:r>
      <w:r w:rsidR="000C3766" w:rsidRPr="000C3766">
        <w:rPr>
          <w:rFonts w:ascii="David" w:eastAsia="David" w:hAnsi="David" w:cs="David"/>
          <w:rtl/>
        </w:rPr>
        <w:t xml:space="preserve">דוגמאות לניתוח </w:t>
      </w:r>
      <w:proofErr w:type="spellStart"/>
      <w:r w:rsidR="000C3766" w:rsidRPr="000C3766">
        <w:rPr>
          <w:rFonts w:ascii="David" w:eastAsia="David" w:hAnsi="David" w:cs="David"/>
          <w:rtl/>
        </w:rPr>
        <w:t>הויזואלי</w:t>
      </w:r>
      <w:proofErr w:type="spellEnd"/>
      <w:r w:rsidR="000C3766" w:rsidRPr="000C3766">
        <w:rPr>
          <w:rFonts w:ascii="David" w:eastAsia="David" w:hAnsi="David" w:cs="David"/>
          <w:rtl/>
        </w:rPr>
        <w:t xml:space="preserve"> מוצגות באיור 2 עבור אירוע הפיגוע במנצ'סטר, באיור 3 עבור נתוני אבעבועות הקוף ובאיור 4 עבור מאגר</w:t>
      </w:r>
      <w:r w:rsidR="000C3766" w:rsidRPr="000C3766">
        <w:rPr>
          <w:rFonts w:ascii="David" w:eastAsia="David" w:hAnsi="David" w:cs="David"/>
        </w:rPr>
        <w:t xml:space="preserve"> PHEME</w:t>
      </w:r>
      <w:r w:rsidR="000C3766">
        <w:rPr>
          <w:rFonts w:ascii="David" w:eastAsia="David" w:hAnsi="David" w:cs="David" w:hint="cs"/>
          <w:rtl/>
        </w:rPr>
        <w:t>.</w:t>
      </w:r>
    </w:p>
    <w:p w14:paraId="0ACF19CE" w14:textId="3EEFDFC2" w:rsidR="00A81B4C" w:rsidRPr="00A81B4C" w:rsidRDefault="000C3766" w:rsidP="00A81B4C">
      <w:pPr>
        <w:bidi/>
        <w:spacing w:line="360" w:lineRule="auto"/>
        <w:rPr>
          <w:rFonts w:ascii="David" w:eastAsia="David" w:hAnsi="David" w:cs="David"/>
          <w:u w:val="single"/>
          <w:rtl/>
        </w:rPr>
      </w:pPr>
      <w:r>
        <w:rPr>
          <w:rFonts w:ascii="David" w:eastAsia="David" w:hAnsi="David" w:cs="David"/>
          <w:noProof/>
          <w:u w:val="single"/>
        </w:rPr>
        <w:lastRenderedPageBreak/>
        <w:drawing>
          <wp:inline distT="0" distB="0" distL="0" distR="0" wp14:anchorId="4B9706D8" wp14:editId="3EB4F38B">
            <wp:extent cx="5720715" cy="4520565"/>
            <wp:effectExtent l="0" t="0" r="0" b="0"/>
            <wp:docPr id="56565547"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0715" cy="4520565"/>
                    </a:xfrm>
                    <a:prstGeom prst="rect">
                      <a:avLst/>
                    </a:prstGeom>
                    <a:noFill/>
                    <a:ln>
                      <a:noFill/>
                    </a:ln>
                  </pic:spPr>
                </pic:pic>
              </a:graphicData>
            </a:graphic>
          </wp:inline>
        </w:drawing>
      </w:r>
    </w:p>
    <w:p w14:paraId="4C2DFCE3" w14:textId="307BAEE0" w:rsidR="000C3766" w:rsidRDefault="000C3766" w:rsidP="004C6DCF">
      <w:pPr>
        <w:bidi/>
        <w:spacing w:line="360" w:lineRule="auto"/>
        <w:rPr>
          <w:rFonts w:ascii="David" w:eastAsia="David" w:hAnsi="David" w:cs="David"/>
          <w:sz w:val="22"/>
          <w:szCs w:val="22"/>
          <w:rtl/>
        </w:rPr>
      </w:pPr>
      <w:r w:rsidRPr="000C3766">
        <w:rPr>
          <w:rFonts w:ascii="David" w:eastAsia="David" w:hAnsi="David" w:cs="David"/>
          <w:b/>
          <w:bCs/>
          <w:sz w:val="22"/>
          <w:szCs w:val="22"/>
          <w:rtl/>
        </w:rPr>
        <w:t>איור 2</w:t>
      </w:r>
      <w:r w:rsidRPr="000C3766">
        <w:rPr>
          <w:rFonts w:ascii="David" w:eastAsia="David" w:hAnsi="David" w:cs="David"/>
          <w:b/>
          <w:bCs/>
          <w:sz w:val="22"/>
          <w:szCs w:val="22"/>
        </w:rPr>
        <w:t>:</w:t>
      </w:r>
      <w:r w:rsidRPr="000C3766">
        <w:rPr>
          <w:rFonts w:ascii="David" w:eastAsia="David" w:hAnsi="David" w:cs="David"/>
          <w:sz w:val="22"/>
          <w:szCs w:val="22"/>
        </w:rPr>
        <w:t xml:space="preserve"> </w:t>
      </w:r>
      <w:r w:rsidRPr="000C3766">
        <w:rPr>
          <w:rFonts w:ascii="David" w:eastAsia="David" w:hAnsi="David" w:cs="David"/>
          <w:sz w:val="22"/>
          <w:szCs w:val="22"/>
          <w:rtl/>
        </w:rPr>
        <w:t>תרשימי</w:t>
      </w:r>
      <w:r w:rsidRPr="000C3766">
        <w:rPr>
          <w:rFonts w:ascii="David" w:eastAsia="David" w:hAnsi="David" w:cs="David"/>
          <w:sz w:val="22"/>
          <w:szCs w:val="22"/>
        </w:rPr>
        <w:t xml:space="preserve"> t-SNE </w:t>
      </w:r>
      <w:r w:rsidRPr="000C3766">
        <w:rPr>
          <w:rFonts w:ascii="David" w:eastAsia="David" w:hAnsi="David" w:cs="David"/>
          <w:sz w:val="22"/>
          <w:szCs w:val="22"/>
          <w:rtl/>
        </w:rPr>
        <w:t>של ציוצים מאירוע מנצ'סטר: הפרדה בין מידע אמין לכוזב</w:t>
      </w:r>
      <w:r>
        <w:rPr>
          <w:rFonts w:ascii="David" w:eastAsia="David" w:hAnsi="David" w:cs="David" w:hint="cs"/>
          <w:sz w:val="22"/>
          <w:szCs w:val="22"/>
          <w:rtl/>
        </w:rPr>
        <w:t>.</w:t>
      </w:r>
    </w:p>
    <w:p w14:paraId="39AF87B0" w14:textId="548D7D73" w:rsidR="000C3766" w:rsidRDefault="000C3766" w:rsidP="000C3766">
      <w:pPr>
        <w:bidi/>
        <w:spacing w:line="360" w:lineRule="auto"/>
        <w:rPr>
          <w:rFonts w:ascii="David" w:eastAsia="David" w:hAnsi="David" w:cs="David"/>
          <w:sz w:val="22"/>
          <w:szCs w:val="22"/>
          <w:rtl/>
        </w:rPr>
      </w:pPr>
      <w:r>
        <w:rPr>
          <w:rFonts w:ascii="David" w:eastAsia="David" w:hAnsi="David" w:cs="David"/>
          <w:noProof/>
          <w:sz w:val="22"/>
          <w:szCs w:val="22"/>
        </w:rPr>
        <w:lastRenderedPageBreak/>
        <w:drawing>
          <wp:inline distT="0" distB="0" distL="0" distR="0" wp14:anchorId="2363F12D" wp14:editId="5D6A5D63">
            <wp:extent cx="5727700" cy="4572000"/>
            <wp:effectExtent l="0" t="0" r="6350" b="0"/>
            <wp:docPr id="1180108248"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4572000"/>
                    </a:xfrm>
                    <a:prstGeom prst="rect">
                      <a:avLst/>
                    </a:prstGeom>
                    <a:noFill/>
                    <a:ln>
                      <a:noFill/>
                    </a:ln>
                  </pic:spPr>
                </pic:pic>
              </a:graphicData>
            </a:graphic>
          </wp:inline>
        </w:drawing>
      </w:r>
    </w:p>
    <w:p w14:paraId="0996F433" w14:textId="5733EC79" w:rsidR="000C3766" w:rsidRDefault="000C3766" w:rsidP="000C3766">
      <w:pPr>
        <w:bidi/>
        <w:spacing w:line="360" w:lineRule="auto"/>
        <w:rPr>
          <w:rFonts w:ascii="David" w:eastAsia="David" w:hAnsi="David" w:cs="David"/>
          <w:sz w:val="22"/>
          <w:szCs w:val="22"/>
          <w:rtl/>
        </w:rPr>
      </w:pPr>
      <w:r w:rsidRPr="000C3766">
        <w:rPr>
          <w:rFonts w:ascii="David" w:eastAsia="David" w:hAnsi="David" w:cs="David"/>
          <w:b/>
          <w:bCs/>
          <w:sz w:val="22"/>
          <w:szCs w:val="22"/>
          <w:rtl/>
        </w:rPr>
        <w:t>איור 3</w:t>
      </w:r>
      <w:r w:rsidRPr="000C3766">
        <w:rPr>
          <w:rFonts w:ascii="David" w:eastAsia="David" w:hAnsi="David" w:cs="David"/>
          <w:b/>
          <w:bCs/>
          <w:sz w:val="22"/>
          <w:szCs w:val="22"/>
        </w:rPr>
        <w:t>:</w:t>
      </w:r>
      <w:r w:rsidRPr="000C3766">
        <w:rPr>
          <w:rFonts w:ascii="David" w:eastAsia="David" w:hAnsi="David" w:cs="David"/>
          <w:sz w:val="22"/>
          <w:szCs w:val="22"/>
        </w:rPr>
        <w:t xml:space="preserve"> </w:t>
      </w:r>
      <w:r w:rsidRPr="000C3766">
        <w:rPr>
          <w:rFonts w:ascii="David" w:eastAsia="David" w:hAnsi="David" w:cs="David"/>
          <w:sz w:val="22"/>
          <w:szCs w:val="22"/>
          <w:rtl/>
        </w:rPr>
        <w:t>תרשימי</w:t>
      </w:r>
      <w:r w:rsidRPr="000C3766">
        <w:rPr>
          <w:rFonts w:ascii="David" w:eastAsia="David" w:hAnsi="David" w:cs="David"/>
          <w:sz w:val="22"/>
          <w:szCs w:val="22"/>
        </w:rPr>
        <w:t xml:space="preserve"> t-SNE </w:t>
      </w:r>
      <w:r w:rsidRPr="000C3766">
        <w:rPr>
          <w:rFonts w:ascii="David" w:eastAsia="David" w:hAnsi="David" w:cs="David"/>
          <w:sz w:val="22"/>
          <w:szCs w:val="22"/>
          <w:rtl/>
        </w:rPr>
        <w:t>של ציוצים בנושא אבעבועות הקוף: השוואה בין מידע אמין לכוזב</w:t>
      </w:r>
    </w:p>
    <w:p w14:paraId="1B2CFBFA" w14:textId="77777777" w:rsidR="000C3766" w:rsidRDefault="000C3766" w:rsidP="000C3766">
      <w:pPr>
        <w:bidi/>
        <w:spacing w:line="360" w:lineRule="auto"/>
        <w:rPr>
          <w:rFonts w:ascii="David" w:eastAsia="David" w:hAnsi="David" w:cs="David"/>
          <w:sz w:val="22"/>
          <w:szCs w:val="22"/>
          <w:rtl/>
        </w:rPr>
      </w:pPr>
    </w:p>
    <w:p w14:paraId="43AB568D" w14:textId="420ABAE1" w:rsidR="000C3766" w:rsidRDefault="000C3766" w:rsidP="000C3766">
      <w:pPr>
        <w:bidi/>
        <w:spacing w:line="360" w:lineRule="auto"/>
        <w:rPr>
          <w:rFonts w:ascii="David" w:eastAsia="David" w:hAnsi="David" w:cs="David"/>
          <w:sz w:val="22"/>
          <w:szCs w:val="22"/>
          <w:rtl/>
        </w:rPr>
      </w:pPr>
      <w:r>
        <w:rPr>
          <w:rFonts w:ascii="David" w:eastAsia="David" w:hAnsi="David" w:cs="David"/>
          <w:noProof/>
          <w:sz w:val="22"/>
          <w:szCs w:val="22"/>
        </w:rPr>
        <w:lastRenderedPageBreak/>
        <w:drawing>
          <wp:inline distT="0" distB="0" distL="0" distR="0" wp14:anchorId="1C218D07" wp14:editId="71AE2D3F">
            <wp:extent cx="5727700" cy="4520565"/>
            <wp:effectExtent l="0" t="0" r="6350" b="0"/>
            <wp:docPr id="387718332"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4520565"/>
                    </a:xfrm>
                    <a:prstGeom prst="rect">
                      <a:avLst/>
                    </a:prstGeom>
                    <a:noFill/>
                    <a:ln>
                      <a:noFill/>
                    </a:ln>
                  </pic:spPr>
                </pic:pic>
              </a:graphicData>
            </a:graphic>
          </wp:inline>
        </w:drawing>
      </w:r>
    </w:p>
    <w:p w14:paraId="15B68CE4" w14:textId="452A0E0A" w:rsidR="000C3766" w:rsidRPr="000C3766" w:rsidRDefault="000C3766" w:rsidP="000C3766">
      <w:pPr>
        <w:bidi/>
        <w:spacing w:line="360" w:lineRule="auto"/>
        <w:rPr>
          <w:rFonts w:ascii="David" w:eastAsia="David" w:hAnsi="David" w:cs="David"/>
          <w:sz w:val="22"/>
          <w:szCs w:val="22"/>
          <w:rtl/>
        </w:rPr>
      </w:pPr>
      <w:r w:rsidRPr="000C3766">
        <w:rPr>
          <w:rFonts w:ascii="David" w:eastAsia="David" w:hAnsi="David" w:cs="David"/>
          <w:b/>
          <w:bCs/>
          <w:sz w:val="22"/>
          <w:szCs w:val="22"/>
          <w:rtl/>
        </w:rPr>
        <w:t>איור 4</w:t>
      </w:r>
      <w:r w:rsidRPr="000C3766">
        <w:rPr>
          <w:rFonts w:ascii="David" w:eastAsia="David" w:hAnsi="David" w:cs="David"/>
          <w:b/>
          <w:bCs/>
          <w:sz w:val="22"/>
          <w:szCs w:val="22"/>
        </w:rPr>
        <w:t>:</w:t>
      </w:r>
      <w:r w:rsidRPr="000C3766">
        <w:rPr>
          <w:rFonts w:ascii="David" w:eastAsia="David" w:hAnsi="David" w:cs="David"/>
          <w:sz w:val="22"/>
          <w:szCs w:val="22"/>
        </w:rPr>
        <w:t xml:space="preserve"> </w:t>
      </w:r>
      <w:r w:rsidRPr="000C3766">
        <w:rPr>
          <w:rFonts w:ascii="David" w:eastAsia="David" w:hAnsi="David" w:cs="David"/>
          <w:sz w:val="22"/>
          <w:szCs w:val="22"/>
          <w:rtl/>
        </w:rPr>
        <w:t>תרשימי</w:t>
      </w:r>
      <w:r w:rsidRPr="000C3766">
        <w:rPr>
          <w:rFonts w:ascii="David" w:eastAsia="David" w:hAnsi="David" w:cs="David"/>
          <w:sz w:val="22"/>
          <w:szCs w:val="22"/>
        </w:rPr>
        <w:t xml:space="preserve"> t-SNE </w:t>
      </w:r>
      <w:r w:rsidRPr="000C3766">
        <w:rPr>
          <w:rFonts w:ascii="David" w:eastAsia="David" w:hAnsi="David" w:cs="David"/>
          <w:sz w:val="22"/>
          <w:szCs w:val="22"/>
          <w:rtl/>
        </w:rPr>
        <w:t>של מאגר</w:t>
      </w:r>
      <w:r w:rsidRPr="000C3766">
        <w:rPr>
          <w:rFonts w:ascii="David" w:eastAsia="David" w:hAnsi="David" w:cs="David"/>
          <w:sz w:val="22"/>
          <w:szCs w:val="22"/>
        </w:rPr>
        <w:t xml:space="preserve"> PHEME: </w:t>
      </w:r>
      <w:r w:rsidRPr="000C3766">
        <w:rPr>
          <w:rFonts w:ascii="David" w:eastAsia="David" w:hAnsi="David" w:cs="David"/>
          <w:sz w:val="22"/>
          <w:szCs w:val="22"/>
          <w:rtl/>
        </w:rPr>
        <w:t>הבחנה בין שמועות למידע שאינו שמועה</w:t>
      </w:r>
    </w:p>
    <w:p w14:paraId="21507D85" w14:textId="2CA08DEE" w:rsidR="00C42467" w:rsidRDefault="00C42467" w:rsidP="00C42467">
      <w:pPr>
        <w:bidi/>
        <w:spacing w:line="360" w:lineRule="auto"/>
        <w:rPr>
          <w:rFonts w:ascii="David" w:eastAsia="David" w:hAnsi="David" w:cs="David"/>
          <w:u w:val="single"/>
          <w:rtl/>
        </w:rPr>
      </w:pPr>
      <w:r w:rsidRPr="00C42467">
        <w:rPr>
          <w:rFonts w:ascii="David" w:eastAsia="David" w:hAnsi="David" w:cs="David"/>
          <w:u w:val="single"/>
          <w:rtl/>
        </w:rPr>
        <w:t>מודלים, כלים ושיטות ניתוח</w:t>
      </w:r>
    </w:p>
    <w:p w14:paraId="40F9B411" w14:textId="77777777" w:rsidR="00C42467" w:rsidRPr="00C42467" w:rsidRDefault="00C42467" w:rsidP="00C42467">
      <w:pPr>
        <w:bidi/>
        <w:spacing w:line="360" w:lineRule="auto"/>
        <w:rPr>
          <w:rFonts w:ascii="David" w:eastAsia="David" w:hAnsi="David" w:cs="David"/>
        </w:rPr>
      </w:pPr>
      <w:r w:rsidRPr="00C42467">
        <w:rPr>
          <w:rFonts w:ascii="David" w:eastAsia="David" w:hAnsi="David" w:cs="David"/>
          <w:rtl/>
        </w:rPr>
        <w:t>לביצוע המחקר נעשה שימוש בשתי גישות טכנולוגיות מרכזיות לצורך השוואה</w:t>
      </w:r>
      <w:r w:rsidRPr="00C42467">
        <w:rPr>
          <w:rFonts w:ascii="David" w:eastAsia="David" w:hAnsi="David" w:cs="David"/>
        </w:rPr>
        <w:t>:</w:t>
      </w:r>
    </w:p>
    <w:p w14:paraId="467DC0B9" w14:textId="77777777" w:rsidR="00C42467" w:rsidRPr="00C42467" w:rsidRDefault="00C42467" w:rsidP="00C42467">
      <w:pPr>
        <w:numPr>
          <w:ilvl w:val="0"/>
          <w:numId w:val="8"/>
        </w:numPr>
        <w:bidi/>
        <w:spacing w:line="360" w:lineRule="auto"/>
        <w:rPr>
          <w:rFonts w:ascii="David" w:eastAsia="David" w:hAnsi="David" w:cs="David"/>
        </w:rPr>
      </w:pPr>
      <w:r w:rsidRPr="00C42467">
        <w:rPr>
          <w:rFonts w:ascii="David" w:eastAsia="David" w:hAnsi="David" w:cs="David"/>
          <w:b/>
          <w:bCs/>
          <w:rtl/>
        </w:rPr>
        <w:t>מודלי ייחוס</w:t>
      </w:r>
      <w:r w:rsidRPr="00C42467">
        <w:rPr>
          <w:rFonts w:ascii="David" w:eastAsia="David" w:hAnsi="David" w:cs="David"/>
          <w:b/>
          <w:bCs/>
        </w:rPr>
        <w:t xml:space="preserve"> (Baseline):</w:t>
      </w:r>
      <w:r w:rsidRPr="00C42467">
        <w:rPr>
          <w:rFonts w:ascii="David" w:eastAsia="David" w:hAnsi="David" w:cs="David"/>
        </w:rPr>
        <w:t xml:space="preserve"> </w:t>
      </w:r>
      <w:r w:rsidRPr="00C42467">
        <w:rPr>
          <w:rFonts w:ascii="David" w:eastAsia="David" w:hAnsi="David" w:cs="David"/>
          <w:rtl/>
        </w:rPr>
        <w:t>שימוש במודל</w:t>
      </w:r>
      <w:r w:rsidRPr="00C42467">
        <w:rPr>
          <w:rFonts w:ascii="David" w:eastAsia="David" w:hAnsi="David" w:cs="David"/>
        </w:rPr>
        <w:t xml:space="preserve"> </w:t>
      </w:r>
      <w:proofErr w:type="spellStart"/>
      <w:r w:rsidRPr="00C42467">
        <w:rPr>
          <w:rFonts w:ascii="David" w:eastAsia="David" w:hAnsi="David" w:cs="David"/>
        </w:rPr>
        <w:t>RoBERTa</w:t>
      </w:r>
      <w:proofErr w:type="spellEnd"/>
      <w:r w:rsidRPr="00C42467">
        <w:rPr>
          <w:rFonts w:ascii="David" w:eastAsia="David" w:hAnsi="David" w:cs="David"/>
        </w:rPr>
        <w:t xml:space="preserve"> </w:t>
      </w:r>
      <w:r w:rsidRPr="00C42467">
        <w:rPr>
          <w:rFonts w:ascii="David" w:eastAsia="David" w:hAnsi="David" w:cs="David"/>
          <w:rtl/>
        </w:rPr>
        <w:t>שעובר כוונון עדין</w:t>
      </w:r>
      <w:r w:rsidRPr="00C42467">
        <w:rPr>
          <w:rFonts w:ascii="David" w:eastAsia="David" w:hAnsi="David" w:cs="David"/>
        </w:rPr>
        <w:t xml:space="preserve"> (Fine-tuning) </w:t>
      </w:r>
      <w:r w:rsidRPr="00C42467">
        <w:rPr>
          <w:rFonts w:ascii="David" w:eastAsia="David" w:hAnsi="David" w:cs="David"/>
          <w:rtl/>
        </w:rPr>
        <w:t>על גבי הנתונים המתויגים, תוך שימוש בייצוגי</w:t>
      </w:r>
      <w:r w:rsidRPr="00C42467">
        <w:rPr>
          <w:rFonts w:ascii="David" w:eastAsia="David" w:hAnsi="David" w:cs="David"/>
        </w:rPr>
        <w:t xml:space="preserve"> Sentence-BERT (SBERT) </w:t>
      </w:r>
      <w:r w:rsidRPr="00C42467">
        <w:rPr>
          <w:rFonts w:ascii="David" w:eastAsia="David" w:hAnsi="David" w:cs="David"/>
          <w:rtl/>
        </w:rPr>
        <w:t xml:space="preserve">הממירים טקסט </w:t>
      </w:r>
      <w:proofErr w:type="spellStart"/>
      <w:r w:rsidRPr="00C42467">
        <w:rPr>
          <w:rFonts w:ascii="David" w:eastAsia="David" w:hAnsi="David" w:cs="David"/>
          <w:rtl/>
        </w:rPr>
        <w:t>לוקטורים</w:t>
      </w:r>
      <w:proofErr w:type="spellEnd"/>
      <w:r w:rsidRPr="00C42467">
        <w:rPr>
          <w:rFonts w:ascii="David" w:eastAsia="David" w:hAnsi="David" w:cs="David"/>
          <w:rtl/>
        </w:rPr>
        <w:t xml:space="preserve"> בעלי 768 תכונות</w:t>
      </w:r>
      <w:r w:rsidRPr="00C42467">
        <w:rPr>
          <w:rFonts w:ascii="David" w:eastAsia="David" w:hAnsi="David" w:cs="David"/>
        </w:rPr>
        <w:t>.</w:t>
      </w:r>
    </w:p>
    <w:p w14:paraId="61575D29" w14:textId="77777777" w:rsidR="00C42467" w:rsidRPr="00C42467" w:rsidRDefault="00C42467" w:rsidP="00C42467">
      <w:pPr>
        <w:numPr>
          <w:ilvl w:val="0"/>
          <w:numId w:val="8"/>
        </w:numPr>
        <w:bidi/>
        <w:spacing w:line="360" w:lineRule="auto"/>
        <w:jc w:val="both"/>
        <w:rPr>
          <w:rFonts w:ascii="David" w:eastAsia="David" w:hAnsi="David" w:cs="David"/>
        </w:rPr>
      </w:pPr>
      <w:r w:rsidRPr="00C42467">
        <w:rPr>
          <w:rFonts w:ascii="David" w:eastAsia="David" w:hAnsi="David" w:cs="David"/>
          <w:b/>
          <w:bCs/>
          <w:rtl/>
        </w:rPr>
        <w:t>מודלי הניסוי</w:t>
      </w:r>
      <w:r w:rsidRPr="00C42467">
        <w:rPr>
          <w:rFonts w:ascii="David" w:eastAsia="David" w:hAnsi="David" w:cs="David"/>
          <w:b/>
          <w:bCs/>
        </w:rPr>
        <w:t xml:space="preserve"> (Zero-Shot):</w:t>
      </w:r>
      <w:r w:rsidRPr="00C42467">
        <w:rPr>
          <w:rFonts w:ascii="David" w:eastAsia="David" w:hAnsi="David" w:cs="David"/>
        </w:rPr>
        <w:t xml:space="preserve"> </w:t>
      </w:r>
      <w:r w:rsidRPr="00C42467">
        <w:rPr>
          <w:rFonts w:ascii="David" w:eastAsia="David" w:hAnsi="David" w:cs="David"/>
          <w:rtl/>
        </w:rPr>
        <w:t>שימוש במודלי שפה גדולים כגון</w:t>
      </w:r>
      <w:r w:rsidRPr="00C42467">
        <w:rPr>
          <w:rFonts w:ascii="David" w:eastAsia="David" w:hAnsi="David" w:cs="David"/>
        </w:rPr>
        <w:t xml:space="preserve"> Llama 3 (</w:t>
      </w:r>
      <w:r w:rsidRPr="00C42467">
        <w:rPr>
          <w:rFonts w:ascii="David" w:eastAsia="David" w:hAnsi="David" w:cs="David"/>
          <w:rtl/>
        </w:rPr>
        <w:t>גרסת 70</w:t>
      </w:r>
      <w:r w:rsidRPr="00C42467">
        <w:rPr>
          <w:rFonts w:ascii="David" w:eastAsia="David" w:hAnsi="David" w:cs="David"/>
        </w:rPr>
        <w:t xml:space="preserve">B) </w:t>
      </w:r>
      <w:r w:rsidRPr="00C42467">
        <w:rPr>
          <w:rFonts w:ascii="David" w:eastAsia="David" w:hAnsi="David" w:cs="David"/>
          <w:rtl/>
        </w:rPr>
        <w:t>או</w:t>
      </w:r>
      <w:r w:rsidRPr="00C42467">
        <w:rPr>
          <w:rFonts w:ascii="David" w:eastAsia="David" w:hAnsi="David" w:cs="David"/>
        </w:rPr>
        <w:t xml:space="preserve"> GPT-4. </w:t>
      </w:r>
      <w:r w:rsidRPr="00C42467">
        <w:rPr>
          <w:rFonts w:ascii="David" w:eastAsia="David" w:hAnsi="David" w:cs="David"/>
          <w:rtl/>
        </w:rPr>
        <w:t xml:space="preserve">בגישה זו ייושמו טכניקות הנחיה מתקדמות כמו "ספרי </w:t>
      </w:r>
      <w:proofErr w:type="spellStart"/>
      <w:r w:rsidRPr="00C42467">
        <w:rPr>
          <w:rFonts w:ascii="David" w:eastAsia="David" w:hAnsi="David" w:cs="David"/>
          <w:rtl/>
        </w:rPr>
        <w:t>פרומפטים</w:t>
      </w:r>
      <w:proofErr w:type="spellEnd"/>
      <w:r w:rsidRPr="00C42467">
        <w:rPr>
          <w:rFonts w:ascii="David" w:eastAsia="David" w:hAnsi="David" w:cs="David"/>
        </w:rPr>
        <w:t xml:space="preserve">" (Promptbooks) </w:t>
      </w:r>
      <w:r w:rsidRPr="00C42467">
        <w:rPr>
          <w:rFonts w:ascii="David" w:eastAsia="David" w:hAnsi="David" w:cs="David"/>
          <w:rtl/>
        </w:rPr>
        <w:t>ושיטת ה</w:t>
      </w:r>
      <w:r w:rsidRPr="00C42467">
        <w:rPr>
          <w:rFonts w:ascii="David" w:eastAsia="David" w:hAnsi="David" w:cs="David"/>
        </w:rPr>
        <w:t>-Chain-of-Thought (</w:t>
      </w:r>
      <w:proofErr w:type="spellStart"/>
      <w:r w:rsidRPr="00C42467">
        <w:rPr>
          <w:rFonts w:ascii="David" w:eastAsia="David" w:hAnsi="David" w:cs="David"/>
        </w:rPr>
        <w:t>CoT</w:t>
      </w:r>
      <w:proofErr w:type="spellEnd"/>
      <w:r w:rsidRPr="00C42467">
        <w:rPr>
          <w:rFonts w:ascii="David" w:eastAsia="David" w:hAnsi="David" w:cs="David"/>
        </w:rPr>
        <w:t xml:space="preserve">), </w:t>
      </w:r>
      <w:r w:rsidRPr="00C42467">
        <w:rPr>
          <w:rFonts w:ascii="David" w:eastAsia="David" w:hAnsi="David" w:cs="David"/>
          <w:rtl/>
        </w:rPr>
        <w:t>המנחה את המודל לספק "רציונל" וציטוטים מהטקסט לפני מתן התשובה הסופית כדי לשפר את יכולת הפרשנות הסמנטית</w:t>
      </w:r>
      <w:r w:rsidRPr="00C42467">
        <w:rPr>
          <w:rFonts w:ascii="David" w:eastAsia="David" w:hAnsi="David" w:cs="David"/>
        </w:rPr>
        <w:t>.</w:t>
      </w:r>
    </w:p>
    <w:p w14:paraId="3C034763" w14:textId="1041AC19" w:rsidR="00C42467" w:rsidRPr="00C42467" w:rsidRDefault="00C42467" w:rsidP="00C42467">
      <w:pPr>
        <w:numPr>
          <w:ilvl w:val="0"/>
          <w:numId w:val="8"/>
        </w:numPr>
        <w:bidi/>
        <w:spacing w:line="360" w:lineRule="auto"/>
        <w:jc w:val="both"/>
        <w:rPr>
          <w:rFonts w:ascii="David" w:eastAsia="David" w:hAnsi="David" w:cs="David"/>
        </w:rPr>
      </w:pPr>
      <w:r w:rsidRPr="00C42467">
        <w:rPr>
          <w:rFonts w:ascii="David" w:eastAsia="David" w:hAnsi="David" w:cs="David"/>
          <w:b/>
          <w:bCs/>
          <w:rtl/>
        </w:rPr>
        <w:t>מדדי הערכה</w:t>
      </w:r>
      <w:r w:rsidRPr="00C42467">
        <w:rPr>
          <w:rFonts w:ascii="David" w:eastAsia="David" w:hAnsi="David" w:cs="David"/>
          <w:b/>
          <w:bCs/>
        </w:rPr>
        <w:t>:</w:t>
      </w:r>
      <w:r w:rsidRPr="00C42467">
        <w:rPr>
          <w:rFonts w:ascii="David" w:eastAsia="David" w:hAnsi="David" w:cs="David"/>
        </w:rPr>
        <w:t xml:space="preserve"> </w:t>
      </w:r>
      <w:r w:rsidRPr="00C42467">
        <w:rPr>
          <w:rFonts w:ascii="David" w:eastAsia="David" w:hAnsi="David" w:cs="David"/>
          <w:rtl/>
        </w:rPr>
        <w:t>הצלחת המודלים תימדד באמצעות מטריצת בלבול</w:t>
      </w:r>
      <w:r w:rsidRPr="00C42467">
        <w:rPr>
          <w:rFonts w:ascii="David" w:eastAsia="David" w:hAnsi="David" w:cs="David"/>
        </w:rPr>
        <w:t xml:space="preserve"> (Confusion Matrix) </w:t>
      </w:r>
      <w:r w:rsidRPr="00C42467">
        <w:rPr>
          <w:rFonts w:ascii="David" w:eastAsia="David" w:hAnsi="David" w:cs="David"/>
          <w:rtl/>
        </w:rPr>
        <w:t>ומדדים סטטיסטיים מקובלים:</w:t>
      </w:r>
      <w:r>
        <w:rPr>
          <w:rFonts w:ascii="David" w:eastAsia="David" w:hAnsi="David" w:cs="David"/>
        </w:rPr>
        <w:t xml:space="preserve"> Accuracy, Recall, Precision </w:t>
      </w:r>
      <w:r>
        <w:rPr>
          <w:rFonts w:ascii="David" w:eastAsia="David" w:hAnsi="David" w:cs="David" w:hint="cs"/>
          <w:rtl/>
        </w:rPr>
        <w:t xml:space="preserve">ומדד </w:t>
      </w:r>
      <w:r>
        <w:rPr>
          <w:rFonts w:ascii="David" w:eastAsia="David" w:hAnsi="David" w:cs="David"/>
          <w:lang w:val="en-US"/>
        </w:rPr>
        <w:t>F</w:t>
      </w:r>
      <w:r>
        <w:rPr>
          <w:rFonts w:ascii="David" w:eastAsia="David" w:hAnsi="David" w:cs="David" w:hint="cs"/>
          <w:rtl/>
          <w:lang w:val="en-US"/>
        </w:rPr>
        <w:t xml:space="preserve">1. </w:t>
      </w:r>
    </w:p>
    <w:p w14:paraId="3929B6AD" w14:textId="77777777" w:rsidR="004F1335" w:rsidRDefault="004F1335" w:rsidP="00C42467">
      <w:pPr>
        <w:bidi/>
        <w:spacing w:line="360" w:lineRule="auto"/>
        <w:jc w:val="both"/>
        <w:rPr>
          <w:rFonts w:ascii="David" w:eastAsia="David" w:hAnsi="David" w:cs="David"/>
          <w:rtl/>
        </w:rPr>
      </w:pPr>
    </w:p>
    <w:p w14:paraId="100E9BAF" w14:textId="77777777" w:rsidR="00E97AD3" w:rsidRDefault="00E97AD3" w:rsidP="00E97AD3">
      <w:pPr>
        <w:bidi/>
        <w:spacing w:line="360" w:lineRule="auto"/>
        <w:jc w:val="both"/>
        <w:rPr>
          <w:rFonts w:ascii="David" w:eastAsia="David" w:hAnsi="David" w:cs="David"/>
          <w:rtl/>
        </w:rPr>
      </w:pPr>
    </w:p>
    <w:p w14:paraId="48644F1A" w14:textId="77777777" w:rsidR="00E97AD3" w:rsidRDefault="00E97AD3" w:rsidP="00E97AD3">
      <w:pPr>
        <w:bidi/>
        <w:spacing w:line="360" w:lineRule="auto"/>
        <w:jc w:val="both"/>
        <w:rPr>
          <w:rFonts w:ascii="David" w:eastAsia="David" w:hAnsi="David" w:cs="David"/>
          <w:rtl/>
        </w:rPr>
      </w:pPr>
    </w:p>
    <w:p w14:paraId="1DC0A82F" w14:textId="77777777" w:rsidR="00E97AD3" w:rsidRPr="00E97AD3" w:rsidRDefault="00E97AD3" w:rsidP="00E97AD3">
      <w:pPr>
        <w:bidi/>
        <w:spacing w:line="360" w:lineRule="auto"/>
        <w:jc w:val="center"/>
        <w:rPr>
          <w:rFonts w:ascii="David" w:eastAsia="David" w:hAnsi="David" w:cs="David"/>
          <w:b/>
          <w:bCs/>
          <w:sz w:val="28"/>
          <w:szCs w:val="28"/>
          <w:lang w:val="en-IL"/>
        </w:rPr>
      </w:pPr>
      <w:r w:rsidRPr="00E97AD3">
        <w:rPr>
          <w:rFonts w:ascii="David" w:eastAsia="David" w:hAnsi="David" w:cs="David"/>
          <w:b/>
          <w:bCs/>
          <w:sz w:val="28"/>
          <w:szCs w:val="28"/>
          <w:rtl/>
        </w:rPr>
        <w:lastRenderedPageBreak/>
        <w:t>תוצאות</w:t>
      </w:r>
    </w:p>
    <w:p w14:paraId="0300C787" w14:textId="77777777" w:rsidR="00E97AD3" w:rsidRPr="00E97AD3" w:rsidRDefault="00E97AD3" w:rsidP="00E97AD3">
      <w:pPr>
        <w:bidi/>
        <w:spacing w:line="360" w:lineRule="auto"/>
        <w:jc w:val="both"/>
        <w:rPr>
          <w:rFonts w:ascii="David" w:eastAsia="David" w:hAnsi="David" w:cs="David"/>
          <w:rtl/>
        </w:rPr>
      </w:pPr>
      <w:r w:rsidRPr="00E97AD3">
        <w:rPr>
          <w:rFonts w:ascii="David" w:eastAsia="David" w:hAnsi="David" w:cs="David"/>
          <w:rtl/>
        </w:rPr>
        <w:t>התוצאות נאספו מתוך קבצי הסיכום ועובדו להשוואה ישירה בין הגישות בכל מאגר.</w:t>
      </w:r>
    </w:p>
    <w:p w14:paraId="4FF33F36" w14:textId="77777777" w:rsidR="00E97AD3" w:rsidRPr="00E97AD3" w:rsidRDefault="00E97AD3" w:rsidP="00E97AD3">
      <w:pPr>
        <w:bidi/>
        <w:spacing w:line="360" w:lineRule="auto"/>
        <w:jc w:val="both"/>
        <w:rPr>
          <w:rFonts w:ascii="David" w:eastAsia="David" w:hAnsi="David" w:cs="David"/>
          <w:rtl/>
        </w:rPr>
      </w:pPr>
      <w:r w:rsidRPr="00E97AD3">
        <w:rPr>
          <w:rFonts w:ascii="David" w:eastAsia="David" w:hAnsi="David" w:cs="David"/>
          <w:b/>
          <w:bCs/>
          <w:rtl/>
        </w:rPr>
        <w:t>פער הביצועים בין הגישות בכל מאגר:</w:t>
      </w:r>
    </w:p>
    <w:tbl>
      <w:tblPr>
        <w:bidiVisual/>
        <w:tblW w:w="5000" w:type="pct"/>
        <w:tblLook w:val="04A0" w:firstRow="1" w:lastRow="0" w:firstColumn="1" w:lastColumn="0" w:noHBand="0" w:noVBand="1"/>
      </w:tblPr>
      <w:tblGrid>
        <w:gridCol w:w="2178"/>
        <w:gridCol w:w="1135"/>
        <w:gridCol w:w="2333"/>
        <w:gridCol w:w="2100"/>
        <w:gridCol w:w="1264"/>
      </w:tblGrid>
      <w:tr w:rsidR="00E97AD3" w:rsidRPr="00E97AD3" w14:paraId="62BA7225" w14:textId="77777777">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1CCEB29" w14:textId="77777777" w:rsidR="00E97AD3" w:rsidRPr="00E97AD3" w:rsidRDefault="00E97AD3" w:rsidP="00E97AD3">
            <w:pPr>
              <w:bidi/>
              <w:spacing w:line="360" w:lineRule="auto"/>
              <w:jc w:val="both"/>
              <w:rPr>
                <w:rFonts w:ascii="David" w:eastAsia="David" w:hAnsi="David" w:cs="David"/>
                <w:b/>
                <w:bCs/>
                <w:rtl/>
              </w:rPr>
            </w:pPr>
            <w:r w:rsidRPr="00E97AD3">
              <w:rPr>
                <w:rFonts w:ascii="David" w:eastAsia="David" w:hAnsi="David" w:cs="David"/>
                <w:b/>
                <w:bCs/>
                <w:rtl/>
              </w:rPr>
              <w:t>מאגר</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D666DFE" w14:textId="77777777" w:rsidR="00E97AD3" w:rsidRPr="00E97AD3" w:rsidRDefault="00E97AD3" w:rsidP="00E97AD3">
            <w:pPr>
              <w:bidi/>
              <w:spacing w:line="360" w:lineRule="auto"/>
              <w:jc w:val="both"/>
              <w:rPr>
                <w:rFonts w:ascii="David" w:eastAsia="David" w:hAnsi="David" w:cs="David"/>
                <w:b/>
                <w:bCs/>
                <w:rtl/>
              </w:rPr>
            </w:pPr>
            <w:r w:rsidRPr="00E97AD3">
              <w:rPr>
                <w:rFonts w:ascii="David" w:eastAsia="David" w:hAnsi="David" w:cs="David"/>
                <w:b/>
                <w:bCs/>
                <w:rtl/>
              </w:rPr>
              <w:t>גודל</w:t>
            </w:r>
            <w:r w:rsidRPr="00E97AD3">
              <w:rPr>
                <w:rFonts w:ascii="David" w:eastAsia="David" w:hAnsi="David" w:cs="David"/>
                <w:b/>
                <w:bCs/>
                <w:lang w:val="en-IL"/>
              </w:rPr>
              <w:t xml:space="preserve"> Test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D968AE9" w14:textId="77777777" w:rsidR="00E97AD3" w:rsidRPr="00E97AD3" w:rsidRDefault="00E97AD3" w:rsidP="00E97AD3">
            <w:pPr>
              <w:bidi/>
              <w:spacing w:line="360" w:lineRule="auto"/>
              <w:jc w:val="both"/>
              <w:rPr>
                <w:rFonts w:ascii="David" w:eastAsia="David" w:hAnsi="David" w:cs="David"/>
                <w:b/>
                <w:bCs/>
                <w:lang w:val="en-IL"/>
              </w:rPr>
            </w:pPr>
            <w:r w:rsidRPr="00E97AD3">
              <w:rPr>
                <w:rFonts w:ascii="David" w:eastAsia="David" w:hAnsi="David" w:cs="David"/>
                <w:b/>
                <w:bCs/>
                <w:rtl/>
              </w:rPr>
              <w:t>המנצח</w:t>
            </w:r>
            <w:r w:rsidRPr="00E97AD3">
              <w:rPr>
                <w:rFonts w:ascii="David" w:eastAsia="David" w:hAnsi="David" w:cs="David"/>
                <w:b/>
                <w:bCs/>
                <w:lang w:val="en-IL"/>
              </w:rPr>
              <w:t xml:space="preserve"> (Fine-Tuned)</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635BB3D5" w14:textId="77777777" w:rsidR="00E97AD3" w:rsidRPr="00E97AD3" w:rsidRDefault="00E97AD3" w:rsidP="00E97AD3">
            <w:pPr>
              <w:bidi/>
              <w:spacing w:line="360" w:lineRule="auto"/>
              <w:jc w:val="both"/>
              <w:rPr>
                <w:rFonts w:ascii="David" w:eastAsia="David" w:hAnsi="David" w:cs="David"/>
                <w:b/>
                <w:bCs/>
                <w:lang w:val="en-IL"/>
              </w:rPr>
            </w:pPr>
            <w:r w:rsidRPr="00E97AD3">
              <w:rPr>
                <w:rFonts w:ascii="David" w:eastAsia="David" w:hAnsi="David" w:cs="David"/>
                <w:b/>
                <w:bCs/>
                <w:rtl/>
              </w:rPr>
              <w:t>הטוב ב</w:t>
            </w:r>
            <w:r w:rsidRPr="00E97AD3">
              <w:rPr>
                <w:rFonts w:ascii="David" w:eastAsia="David" w:hAnsi="David" w:cs="David"/>
                <w:b/>
                <w:bCs/>
                <w:lang w:val="en-IL"/>
              </w:rPr>
              <w:t>-Zero-Shot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500ECC24" w14:textId="77777777" w:rsidR="00E97AD3" w:rsidRPr="00E97AD3" w:rsidRDefault="00E97AD3" w:rsidP="00E97AD3">
            <w:pPr>
              <w:bidi/>
              <w:spacing w:line="360" w:lineRule="auto"/>
              <w:jc w:val="both"/>
              <w:rPr>
                <w:rFonts w:ascii="David" w:eastAsia="David" w:hAnsi="David" w:cs="David"/>
                <w:b/>
                <w:bCs/>
                <w:lang w:val="en-IL"/>
              </w:rPr>
            </w:pPr>
            <w:r w:rsidRPr="00E97AD3">
              <w:rPr>
                <w:rFonts w:ascii="David" w:eastAsia="David" w:hAnsi="David" w:cs="David"/>
                <w:b/>
                <w:bCs/>
                <w:rtl/>
              </w:rPr>
              <w:t>פער מוחלט</w:t>
            </w:r>
          </w:p>
        </w:tc>
      </w:tr>
      <w:tr w:rsidR="00E97AD3" w:rsidRPr="00E97AD3" w14:paraId="451C891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B9D2F4"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Manchester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DEA87D"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515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CF2B90C" w14:textId="77777777" w:rsidR="00E97AD3" w:rsidRPr="00E97AD3" w:rsidRDefault="00E97AD3" w:rsidP="00E97AD3">
            <w:pPr>
              <w:bidi/>
              <w:spacing w:line="360" w:lineRule="auto"/>
              <w:jc w:val="both"/>
              <w:rPr>
                <w:rFonts w:ascii="David" w:eastAsia="David" w:hAnsi="David" w:cs="David"/>
                <w:lang w:val="en-IL"/>
              </w:rPr>
            </w:pPr>
            <w:proofErr w:type="spellStart"/>
            <w:r w:rsidRPr="00E97AD3">
              <w:rPr>
                <w:rFonts w:ascii="David" w:eastAsia="David" w:hAnsi="David" w:cs="David"/>
                <w:lang w:val="en-IL"/>
              </w:rPr>
              <w:t>RoBERTa</w:t>
            </w:r>
            <w:proofErr w:type="spellEnd"/>
            <w:r w:rsidRPr="00E97AD3">
              <w:rPr>
                <w:rFonts w:ascii="David" w:eastAsia="David" w:hAnsi="David" w:cs="David"/>
                <w:lang w:val="en-IL"/>
              </w:rPr>
              <w:t xml:space="preserve"> (0.965)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B1E1F2"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Gemini (0.731)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135B98F"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+0.234</w:t>
            </w:r>
          </w:p>
        </w:tc>
      </w:tr>
      <w:tr w:rsidR="00E97AD3" w:rsidRPr="00E97AD3" w14:paraId="3A88C18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2C38DD8"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Monkeypox</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3257F8B"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607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9ADCDF" w14:textId="77777777" w:rsidR="00E97AD3" w:rsidRPr="00E97AD3" w:rsidRDefault="00E97AD3" w:rsidP="00E97AD3">
            <w:pPr>
              <w:bidi/>
              <w:spacing w:line="360" w:lineRule="auto"/>
              <w:jc w:val="both"/>
              <w:rPr>
                <w:rFonts w:ascii="David" w:eastAsia="David" w:hAnsi="David" w:cs="David"/>
                <w:lang w:val="en-IL"/>
              </w:rPr>
            </w:pPr>
            <w:proofErr w:type="spellStart"/>
            <w:r w:rsidRPr="00E97AD3">
              <w:rPr>
                <w:rFonts w:ascii="David" w:eastAsia="David" w:hAnsi="David" w:cs="David"/>
                <w:lang w:val="en-IL"/>
              </w:rPr>
              <w:t>BERTweet</w:t>
            </w:r>
            <w:proofErr w:type="spellEnd"/>
            <w:r w:rsidRPr="00E97AD3">
              <w:rPr>
                <w:rFonts w:ascii="David" w:eastAsia="David" w:hAnsi="David" w:cs="David"/>
                <w:lang w:val="en-IL"/>
              </w:rPr>
              <w:t xml:space="preserve"> (0.873)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184E00"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Gemini (0.773)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F751A90"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+0.101</w:t>
            </w:r>
          </w:p>
        </w:tc>
      </w:tr>
      <w:tr w:rsidR="00E97AD3" w:rsidRPr="00E97AD3" w14:paraId="7D6C9CE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745EBC"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PHEME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A632937"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675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30F16E" w14:textId="77777777" w:rsidR="00E97AD3" w:rsidRPr="00E97AD3" w:rsidRDefault="00E97AD3" w:rsidP="00E97AD3">
            <w:pPr>
              <w:bidi/>
              <w:spacing w:line="360" w:lineRule="auto"/>
              <w:jc w:val="both"/>
              <w:rPr>
                <w:rFonts w:ascii="David" w:eastAsia="David" w:hAnsi="David" w:cs="David"/>
                <w:lang w:val="en-IL"/>
              </w:rPr>
            </w:pPr>
            <w:proofErr w:type="spellStart"/>
            <w:r w:rsidRPr="00E97AD3">
              <w:rPr>
                <w:rFonts w:ascii="David" w:eastAsia="David" w:hAnsi="David" w:cs="David"/>
                <w:lang w:val="en-IL"/>
              </w:rPr>
              <w:t>BERTweet</w:t>
            </w:r>
            <w:proofErr w:type="spellEnd"/>
            <w:r w:rsidRPr="00E97AD3">
              <w:rPr>
                <w:rFonts w:ascii="David" w:eastAsia="David" w:hAnsi="David" w:cs="David"/>
                <w:lang w:val="en-IL"/>
              </w:rPr>
              <w:t xml:space="preserve"> (0.660)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AAE99F"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Qwen3.6 (0.353)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8D13861"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+0.307</w:t>
            </w:r>
          </w:p>
        </w:tc>
      </w:tr>
      <w:tr w:rsidR="00E97AD3" w:rsidRPr="00E97AD3" w14:paraId="0658BA1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CB540E"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PHEME All Events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6481B6"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450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D12126" w14:textId="77777777" w:rsidR="00E97AD3" w:rsidRPr="00E97AD3" w:rsidRDefault="00E97AD3" w:rsidP="00E97AD3">
            <w:pPr>
              <w:bidi/>
              <w:spacing w:line="360" w:lineRule="auto"/>
              <w:jc w:val="both"/>
              <w:rPr>
                <w:rFonts w:ascii="David" w:eastAsia="David" w:hAnsi="David" w:cs="David"/>
                <w:lang w:val="en-IL"/>
              </w:rPr>
            </w:pPr>
            <w:proofErr w:type="spellStart"/>
            <w:r w:rsidRPr="00E97AD3">
              <w:rPr>
                <w:rFonts w:ascii="David" w:eastAsia="David" w:hAnsi="David" w:cs="David"/>
                <w:lang w:val="en-IL"/>
              </w:rPr>
              <w:t>BERTweet</w:t>
            </w:r>
            <w:proofErr w:type="spellEnd"/>
            <w:r w:rsidRPr="00E97AD3">
              <w:rPr>
                <w:rFonts w:ascii="David" w:eastAsia="David" w:hAnsi="David" w:cs="David"/>
                <w:lang w:val="en-IL"/>
              </w:rPr>
              <w:t xml:space="preserve"> (0.864)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F1765D"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GPT-OSS (0.607)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56932C"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+0.257</w:t>
            </w:r>
          </w:p>
        </w:tc>
      </w:tr>
      <w:tr w:rsidR="00E97AD3" w:rsidRPr="00E97AD3" w14:paraId="250EE58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E85D5A"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Charlie Hebdo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151FA5F"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292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FEDC97" w14:textId="77777777" w:rsidR="00E97AD3" w:rsidRPr="00E97AD3" w:rsidRDefault="00E97AD3" w:rsidP="00E97AD3">
            <w:pPr>
              <w:bidi/>
              <w:spacing w:line="360" w:lineRule="auto"/>
              <w:jc w:val="both"/>
              <w:rPr>
                <w:rFonts w:ascii="David" w:eastAsia="David" w:hAnsi="David" w:cs="David"/>
                <w:lang w:val="en-IL"/>
              </w:rPr>
            </w:pPr>
            <w:proofErr w:type="spellStart"/>
            <w:r w:rsidRPr="00E97AD3">
              <w:rPr>
                <w:rFonts w:ascii="David" w:eastAsia="David" w:hAnsi="David" w:cs="David"/>
                <w:lang w:val="en-IL"/>
              </w:rPr>
              <w:t>BERTweet</w:t>
            </w:r>
            <w:proofErr w:type="spellEnd"/>
            <w:r w:rsidRPr="00E97AD3">
              <w:rPr>
                <w:rFonts w:ascii="David" w:eastAsia="David" w:hAnsi="David" w:cs="David"/>
                <w:lang w:val="en-IL"/>
              </w:rPr>
              <w:t xml:space="preserve"> (0.881)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614AAC"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GPT-OSS (0.570)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7A7CB3"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+0.310</w:t>
            </w:r>
          </w:p>
        </w:tc>
      </w:tr>
      <w:tr w:rsidR="00E97AD3" w:rsidRPr="00E97AD3" w14:paraId="088314E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7882151"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Sydney Siege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C72FFE2"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179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2CF6AAC" w14:textId="77777777" w:rsidR="00E97AD3" w:rsidRPr="00E97AD3" w:rsidRDefault="00E97AD3" w:rsidP="00E97AD3">
            <w:pPr>
              <w:bidi/>
              <w:spacing w:line="360" w:lineRule="auto"/>
              <w:jc w:val="both"/>
              <w:rPr>
                <w:rFonts w:ascii="David" w:eastAsia="David" w:hAnsi="David" w:cs="David"/>
                <w:lang w:val="en-IL"/>
              </w:rPr>
            </w:pPr>
            <w:proofErr w:type="spellStart"/>
            <w:r w:rsidRPr="00E97AD3">
              <w:rPr>
                <w:rFonts w:ascii="David" w:eastAsia="David" w:hAnsi="David" w:cs="David"/>
                <w:lang w:val="en-IL"/>
              </w:rPr>
              <w:t>BERTweet</w:t>
            </w:r>
            <w:proofErr w:type="spellEnd"/>
            <w:r w:rsidRPr="00E97AD3">
              <w:rPr>
                <w:rFonts w:ascii="David" w:eastAsia="David" w:hAnsi="David" w:cs="David"/>
                <w:lang w:val="en-IL"/>
              </w:rPr>
              <w:t xml:space="preserve"> (0.818)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3C4611"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GPT-OSS (0.659)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558BE24"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+0.158</w:t>
            </w:r>
          </w:p>
        </w:tc>
      </w:tr>
      <w:tr w:rsidR="00E97AD3" w:rsidRPr="00E97AD3" w14:paraId="0BC5903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7C52FF1"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Ferguson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2CD0478"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164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E315A38" w14:textId="77777777" w:rsidR="00E97AD3" w:rsidRPr="00E97AD3" w:rsidRDefault="00E97AD3" w:rsidP="00E97AD3">
            <w:pPr>
              <w:bidi/>
              <w:spacing w:line="360" w:lineRule="auto"/>
              <w:jc w:val="both"/>
              <w:rPr>
                <w:rFonts w:ascii="David" w:eastAsia="David" w:hAnsi="David" w:cs="David"/>
                <w:lang w:val="en-IL"/>
              </w:rPr>
            </w:pPr>
            <w:proofErr w:type="spellStart"/>
            <w:r w:rsidRPr="00E97AD3">
              <w:rPr>
                <w:rFonts w:ascii="David" w:eastAsia="David" w:hAnsi="David" w:cs="David"/>
                <w:lang w:val="en-IL"/>
              </w:rPr>
              <w:t>ModernBERT</w:t>
            </w:r>
            <w:proofErr w:type="spellEnd"/>
            <w:r w:rsidRPr="00E97AD3">
              <w:rPr>
                <w:rFonts w:ascii="David" w:eastAsia="David" w:hAnsi="David" w:cs="David"/>
                <w:lang w:val="en-IL"/>
              </w:rPr>
              <w:t xml:space="preserve"> (0.789)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5EDC06"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Qwen3.6 (0.648)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2BCF88" w14:textId="77777777" w:rsidR="00E97AD3" w:rsidRPr="00E97AD3" w:rsidRDefault="00E97AD3" w:rsidP="00E97AD3">
            <w:pPr>
              <w:bidi/>
              <w:spacing w:line="360" w:lineRule="auto"/>
              <w:jc w:val="both"/>
              <w:rPr>
                <w:rFonts w:ascii="David" w:eastAsia="David" w:hAnsi="David" w:cs="David"/>
                <w:lang w:val="en-IL"/>
              </w:rPr>
            </w:pPr>
            <w:r w:rsidRPr="00E97AD3">
              <w:rPr>
                <w:rFonts w:ascii="David" w:eastAsia="David" w:hAnsi="David" w:cs="David"/>
                <w:lang w:val="en-IL"/>
              </w:rPr>
              <w:t>+0.141</w:t>
            </w:r>
          </w:p>
        </w:tc>
      </w:tr>
    </w:tbl>
    <w:p w14:paraId="2DBCA845" w14:textId="77777777" w:rsidR="004F1335" w:rsidRDefault="004F1335" w:rsidP="00C42467">
      <w:pPr>
        <w:bidi/>
        <w:spacing w:line="360" w:lineRule="auto"/>
        <w:jc w:val="both"/>
        <w:rPr>
          <w:rFonts w:ascii="David" w:eastAsia="David" w:hAnsi="David" w:cs="David"/>
          <w:rtl/>
        </w:rPr>
      </w:pPr>
    </w:p>
    <w:p w14:paraId="2A061E50" w14:textId="77777777" w:rsidR="004F1335" w:rsidRDefault="004F1335" w:rsidP="004F1335">
      <w:pPr>
        <w:bidi/>
        <w:spacing w:line="360" w:lineRule="auto"/>
        <w:rPr>
          <w:rFonts w:ascii="David" w:eastAsia="David" w:hAnsi="David" w:cs="David"/>
          <w:rtl/>
        </w:rPr>
      </w:pPr>
    </w:p>
    <w:p w14:paraId="2B15D889" w14:textId="77777777" w:rsidR="00E97AD3" w:rsidRPr="00E97AD3" w:rsidRDefault="00E97AD3" w:rsidP="00E97AD3">
      <w:pPr>
        <w:bidi/>
        <w:spacing w:line="360" w:lineRule="auto"/>
        <w:jc w:val="center"/>
        <w:rPr>
          <w:rFonts w:ascii="David" w:eastAsia="David" w:hAnsi="David" w:cs="David"/>
          <w:b/>
          <w:bCs/>
          <w:sz w:val="28"/>
          <w:szCs w:val="28"/>
          <w:lang w:val="en-IL"/>
        </w:rPr>
      </w:pPr>
      <w:r w:rsidRPr="00E97AD3">
        <w:rPr>
          <w:rFonts w:ascii="David" w:eastAsia="David" w:hAnsi="David" w:cs="David"/>
          <w:b/>
          <w:bCs/>
          <w:sz w:val="28"/>
          <w:szCs w:val="28"/>
          <w:rtl/>
        </w:rPr>
        <w:t>דיון</w:t>
      </w:r>
    </w:p>
    <w:p w14:paraId="22ECB8DA" w14:textId="77777777" w:rsidR="00594169" w:rsidRDefault="00594169" w:rsidP="00594169">
      <w:pPr>
        <w:bidi/>
        <w:spacing w:line="360" w:lineRule="auto"/>
        <w:ind w:left="720"/>
        <w:rPr>
          <w:rFonts w:ascii="David" w:eastAsia="David" w:hAnsi="David" w:cs="David"/>
        </w:rPr>
      </w:pPr>
      <w:r w:rsidRPr="00594169">
        <w:rPr>
          <w:rFonts w:ascii="David" w:eastAsia="David" w:hAnsi="David" w:cs="David"/>
          <w:rtl/>
        </w:rPr>
        <w:t>ניתוח התוצאות מצביע על ארבע מסקנות מחקריות מרכזיות</w:t>
      </w:r>
      <w:r w:rsidRPr="00594169">
        <w:rPr>
          <w:rFonts w:ascii="David" w:eastAsia="David" w:hAnsi="David" w:cs="David"/>
        </w:rPr>
        <w:t>, </w:t>
      </w:r>
      <w:r w:rsidRPr="00594169">
        <w:rPr>
          <w:rFonts w:ascii="David" w:eastAsia="David" w:hAnsi="David" w:cs="David"/>
          <w:rtl/>
        </w:rPr>
        <w:t>המאששות את השערת המחקר</w:t>
      </w:r>
      <w:r w:rsidRPr="00594169">
        <w:rPr>
          <w:rFonts w:ascii="David" w:eastAsia="David" w:hAnsi="David" w:cs="David"/>
        </w:rPr>
        <w:t>:</w:t>
      </w:r>
    </w:p>
    <w:p w14:paraId="035DD47C" w14:textId="7DBC0F28" w:rsidR="00E97AD3" w:rsidRPr="00E97AD3" w:rsidRDefault="00E97AD3" w:rsidP="00594169">
      <w:pPr>
        <w:numPr>
          <w:ilvl w:val="0"/>
          <w:numId w:val="22"/>
        </w:numPr>
        <w:bidi/>
        <w:spacing w:line="360" w:lineRule="auto"/>
        <w:rPr>
          <w:rFonts w:ascii="David" w:eastAsia="David" w:hAnsi="David" w:cs="David"/>
          <w:rtl/>
        </w:rPr>
      </w:pPr>
      <w:r w:rsidRPr="00E97AD3">
        <w:rPr>
          <w:rFonts w:ascii="David" w:eastAsia="David" w:hAnsi="David" w:cs="David"/>
          <w:b/>
          <w:bCs/>
          <w:rtl/>
        </w:rPr>
        <w:t>עליונות מוחלטת ל-</w:t>
      </w:r>
      <w:r w:rsidRPr="00E97AD3">
        <w:rPr>
          <w:rFonts w:ascii="David" w:eastAsia="David" w:hAnsi="David" w:cs="David"/>
          <w:b/>
          <w:bCs/>
          <w:lang w:val="en-IL"/>
        </w:rPr>
        <w:t>Fine-Tuning</w:t>
      </w:r>
      <w:r w:rsidRPr="00E97AD3">
        <w:rPr>
          <w:rFonts w:ascii="David" w:eastAsia="David" w:hAnsi="David" w:cs="David"/>
          <w:b/>
          <w:bCs/>
          <w:rtl/>
        </w:rPr>
        <w:t>:</w:t>
      </w:r>
      <w:r w:rsidRPr="00E97AD3">
        <w:rPr>
          <w:rFonts w:ascii="David" w:eastAsia="David" w:hAnsi="David" w:cs="David"/>
          <w:rtl/>
        </w:rPr>
        <w:t xml:space="preserve"> גישת האימון המותאם מנצחת ב-7 מתוך 7 המאגרים. </w:t>
      </w:r>
      <w:r w:rsidR="00594169" w:rsidRPr="00594169">
        <w:rPr>
          <w:rFonts w:ascii="David" w:eastAsia="David" w:hAnsi="David" w:cs="David"/>
          <w:rtl/>
        </w:rPr>
        <w:t>השערת המחקר אוששה במלואה</w:t>
      </w:r>
      <w:r w:rsidRPr="00E97AD3">
        <w:rPr>
          <w:rFonts w:ascii="David" w:eastAsia="David" w:hAnsi="David" w:cs="David"/>
          <w:rtl/>
        </w:rPr>
        <w:t>, והפער במדד ה-</w:t>
      </w:r>
      <w:r w:rsidRPr="00E97AD3">
        <w:rPr>
          <w:rFonts w:ascii="David" w:eastAsia="David" w:hAnsi="David" w:cs="David"/>
          <w:lang w:val="en-IL"/>
        </w:rPr>
        <w:t>F1</w:t>
      </w:r>
      <w:r w:rsidRPr="00E97AD3">
        <w:rPr>
          <w:rFonts w:ascii="David" w:eastAsia="David" w:hAnsi="David" w:cs="David"/>
          <w:rtl/>
        </w:rPr>
        <w:t xml:space="preserve"> נע בין 0.101 ל-0.310 לטובת המודלים המכווננים. הפער מצטמצם מעט (סביב 0.14-0.16) כאשר מדובר באירועים ספציפיים וממוקדים כמו </w:t>
      </w:r>
      <w:r w:rsidRPr="00E97AD3">
        <w:rPr>
          <w:rFonts w:ascii="David" w:eastAsia="David" w:hAnsi="David" w:cs="David"/>
          <w:lang w:val="en-IL"/>
        </w:rPr>
        <w:t>Sydney Siege</w:t>
      </w:r>
      <w:r w:rsidRPr="00E97AD3">
        <w:rPr>
          <w:rFonts w:ascii="David" w:eastAsia="David" w:hAnsi="David" w:cs="David"/>
          <w:rtl/>
        </w:rPr>
        <w:t xml:space="preserve"> או </w:t>
      </w:r>
      <w:r w:rsidRPr="00E97AD3">
        <w:rPr>
          <w:rFonts w:ascii="David" w:eastAsia="David" w:hAnsi="David" w:cs="David"/>
          <w:lang w:val="en-IL"/>
        </w:rPr>
        <w:t>Ferguson</w:t>
      </w:r>
      <w:r w:rsidRPr="00E97AD3">
        <w:rPr>
          <w:rFonts w:ascii="David" w:eastAsia="David" w:hAnsi="David" w:cs="David"/>
          <w:rtl/>
        </w:rPr>
        <w:t>.</w:t>
      </w:r>
    </w:p>
    <w:p w14:paraId="41AD3885" w14:textId="77777777" w:rsidR="00E97AD3" w:rsidRPr="00E97AD3" w:rsidRDefault="00E97AD3" w:rsidP="00E97AD3">
      <w:pPr>
        <w:numPr>
          <w:ilvl w:val="0"/>
          <w:numId w:val="22"/>
        </w:numPr>
        <w:bidi/>
        <w:spacing w:line="360" w:lineRule="auto"/>
        <w:rPr>
          <w:rFonts w:ascii="David" w:eastAsia="David" w:hAnsi="David" w:cs="David"/>
          <w:rtl/>
        </w:rPr>
      </w:pPr>
      <w:r w:rsidRPr="00E97AD3">
        <w:rPr>
          <w:rFonts w:ascii="David" w:eastAsia="David" w:hAnsi="David" w:cs="David"/>
          <w:b/>
          <w:bCs/>
          <w:rtl/>
        </w:rPr>
        <w:t>חשיבות אימון דומיין מקדים (</w:t>
      </w:r>
      <w:proofErr w:type="spellStart"/>
      <w:r w:rsidRPr="00E97AD3">
        <w:rPr>
          <w:rFonts w:ascii="David" w:eastAsia="David" w:hAnsi="David" w:cs="David"/>
          <w:b/>
          <w:bCs/>
          <w:lang w:val="en-IL"/>
        </w:rPr>
        <w:t>BERTweet</w:t>
      </w:r>
      <w:proofErr w:type="spellEnd"/>
      <w:r w:rsidRPr="00E97AD3">
        <w:rPr>
          <w:rFonts w:ascii="David" w:eastAsia="David" w:hAnsi="David" w:cs="David"/>
          <w:b/>
          <w:bCs/>
          <w:rtl/>
        </w:rPr>
        <w:t>):</w:t>
      </w:r>
      <w:r w:rsidRPr="00E97AD3">
        <w:rPr>
          <w:rFonts w:ascii="David" w:eastAsia="David" w:hAnsi="David" w:cs="David"/>
          <w:rtl/>
        </w:rPr>
        <w:t xml:space="preserve"> הממצא המפתיע ביותר הוא ניצחונו של מודל </w:t>
      </w:r>
      <w:proofErr w:type="spellStart"/>
      <w:r w:rsidRPr="00E97AD3">
        <w:rPr>
          <w:rFonts w:ascii="David" w:eastAsia="David" w:hAnsi="David" w:cs="David"/>
          <w:lang w:val="en-IL"/>
        </w:rPr>
        <w:t>BERTweet</w:t>
      </w:r>
      <w:proofErr w:type="spellEnd"/>
      <w:r w:rsidRPr="00E97AD3">
        <w:rPr>
          <w:rFonts w:ascii="David" w:eastAsia="David" w:hAnsi="David" w:cs="David"/>
          <w:rtl/>
        </w:rPr>
        <w:t xml:space="preserve"> ב-5 מתוך 7 המאגרים. עובדה זו מהווה טענה חזקה לכך שאימון מקדים על שפת יעד (ציוצים) עדיף על פני שימוש במודל כללי ומתקדם יותר.</w:t>
      </w:r>
    </w:p>
    <w:p w14:paraId="2D5E1341" w14:textId="77777777" w:rsidR="00E97AD3" w:rsidRPr="00E97AD3" w:rsidRDefault="00E97AD3" w:rsidP="00E97AD3">
      <w:pPr>
        <w:numPr>
          <w:ilvl w:val="0"/>
          <w:numId w:val="22"/>
        </w:numPr>
        <w:bidi/>
        <w:spacing w:line="360" w:lineRule="auto"/>
        <w:rPr>
          <w:rFonts w:ascii="David" w:eastAsia="David" w:hAnsi="David" w:cs="David"/>
          <w:rtl/>
        </w:rPr>
      </w:pPr>
      <w:r w:rsidRPr="00E97AD3">
        <w:rPr>
          <w:rFonts w:ascii="David" w:eastAsia="David" w:hAnsi="David" w:cs="David"/>
          <w:b/>
          <w:bCs/>
          <w:rtl/>
        </w:rPr>
        <w:t>אתגר סיווג מחלקת ה-</w:t>
      </w:r>
      <w:r w:rsidRPr="00E97AD3">
        <w:rPr>
          <w:rFonts w:ascii="David" w:eastAsia="David" w:hAnsi="David" w:cs="David"/>
          <w:b/>
          <w:bCs/>
          <w:lang w:val="en-IL"/>
        </w:rPr>
        <w:t>Unrelated</w:t>
      </w:r>
      <w:r w:rsidRPr="00E97AD3">
        <w:rPr>
          <w:rFonts w:ascii="David" w:eastAsia="David" w:hAnsi="David" w:cs="David"/>
          <w:b/>
          <w:bCs/>
          <w:rtl/>
        </w:rPr>
        <w:t>:</w:t>
      </w:r>
      <w:r w:rsidRPr="00E97AD3">
        <w:rPr>
          <w:rFonts w:ascii="David" w:eastAsia="David" w:hAnsi="David" w:cs="David"/>
          <w:rtl/>
        </w:rPr>
        <w:t xml:space="preserve"> נמצא כי מחלקת ה-</w:t>
      </w:r>
      <w:r w:rsidRPr="00E97AD3">
        <w:rPr>
          <w:rFonts w:ascii="David" w:eastAsia="David" w:hAnsi="David" w:cs="David"/>
          <w:lang w:val="en-IL"/>
        </w:rPr>
        <w:t>unrelated</w:t>
      </w:r>
      <w:r w:rsidRPr="00E97AD3">
        <w:rPr>
          <w:rFonts w:ascii="David" w:eastAsia="David" w:hAnsi="David" w:cs="David"/>
          <w:rtl/>
        </w:rPr>
        <w:t xml:space="preserve"> מהווה את רוב הקושי עבור מודלי </w:t>
      </w:r>
      <w:r w:rsidRPr="00E97AD3">
        <w:rPr>
          <w:rFonts w:ascii="David" w:eastAsia="David" w:hAnsi="David" w:cs="David"/>
          <w:lang w:val="en-IL"/>
        </w:rPr>
        <w:t>Zero-Shot</w:t>
      </w:r>
      <w:r w:rsidRPr="00E97AD3">
        <w:rPr>
          <w:rFonts w:ascii="David" w:eastAsia="David" w:hAnsi="David" w:cs="David"/>
          <w:rtl/>
        </w:rPr>
        <w:t xml:space="preserve">. במאגר </w:t>
      </w:r>
      <w:r w:rsidRPr="00E97AD3">
        <w:rPr>
          <w:rFonts w:ascii="David" w:eastAsia="David" w:hAnsi="David" w:cs="David"/>
          <w:lang w:val="en-IL"/>
        </w:rPr>
        <w:t>PHEME</w:t>
      </w:r>
      <w:r w:rsidRPr="00E97AD3">
        <w:rPr>
          <w:rFonts w:ascii="David" w:eastAsia="David" w:hAnsi="David" w:cs="David"/>
          <w:rtl/>
        </w:rPr>
        <w:t xml:space="preserve"> (תלת-מחלקתי) מודל ה-</w:t>
      </w:r>
      <w:r w:rsidRPr="00E97AD3">
        <w:rPr>
          <w:rFonts w:ascii="David" w:eastAsia="David" w:hAnsi="David" w:cs="David"/>
          <w:lang w:val="en-IL"/>
        </w:rPr>
        <w:t>Zero-Shot</w:t>
      </w:r>
      <w:r w:rsidRPr="00E97AD3">
        <w:rPr>
          <w:rFonts w:ascii="David" w:eastAsia="David" w:hAnsi="David" w:cs="David"/>
          <w:rtl/>
        </w:rPr>
        <w:t xml:space="preserve"> הטוב ביותר השיג </w:t>
      </w:r>
      <w:r w:rsidRPr="00E97AD3">
        <w:rPr>
          <w:rFonts w:ascii="David" w:eastAsia="David" w:hAnsi="David" w:cs="David"/>
          <w:lang w:val="en-IL"/>
        </w:rPr>
        <w:t>F1</w:t>
      </w:r>
      <w:r w:rsidRPr="00E97AD3">
        <w:rPr>
          <w:rFonts w:ascii="David" w:eastAsia="David" w:hAnsi="David" w:cs="David"/>
          <w:rtl/>
        </w:rPr>
        <w:t xml:space="preserve"> של 0.353 בלבד. לעומת זאת, באותם נתונים בדיוק בגרסה הדו-מחלקתית (</w:t>
      </w:r>
      <w:r w:rsidRPr="00E97AD3">
        <w:rPr>
          <w:rFonts w:ascii="David" w:eastAsia="David" w:hAnsi="David" w:cs="David"/>
          <w:lang w:val="en-IL"/>
        </w:rPr>
        <w:t xml:space="preserve">PHEME All </w:t>
      </w:r>
      <w:r w:rsidRPr="00E97AD3">
        <w:rPr>
          <w:rFonts w:ascii="David" w:eastAsia="David" w:hAnsi="David" w:cs="David"/>
          <w:lang w:val="en-IL"/>
        </w:rPr>
        <w:lastRenderedPageBreak/>
        <w:t>Events</w:t>
      </w:r>
      <w:r w:rsidRPr="00E97AD3">
        <w:rPr>
          <w:rFonts w:ascii="David" w:eastAsia="David" w:hAnsi="David" w:cs="David"/>
          <w:rtl/>
        </w:rPr>
        <w:t>) חלה קפיצה דרמטית ל-0.607. זוהי הוכחה ישירה לכך שקשה למודל להבחין בין מידע לא קשור למידע שקרי ללא הכוונה.</w:t>
      </w:r>
    </w:p>
    <w:p w14:paraId="0D157C82" w14:textId="77777777" w:rsidR="00E97AD3" w:rsidRPr="00E97AD3" w:rsidRDefault="00E97AD3" w:rsidP="00E97AD3">
      <w:pPr>
        <w:numPr>
          <w:ilvl w:val="0"/>
          <w:numId w:val="22"/>
        </w:numPr>
        <w:bidi/>
        <w:spacing w:line="360" w:lineRule="auto"/>
        <w:rPr>
          <w:rFonts w:ascii="David" w:eastAsia="David" w:hAnsi="David" w:cs="David"/>
          <w:rtl/>
        </w:rPr>
      </w:pPr>
      <w:r w:rsidRPr="00E97AD3">
        <w:rPr>
          <w:rFonts w:ascii="David" w:eastAsia="David" w:hAnsi="David" w:cs="David"/>
          <w:b/>
          <w:bCs/>
          <w:rtl/>
        </w:rPr>
        <w:t>גודל המודל ב-</w:t>
      </w:r>
      <w:r w:rsidRPr="00E97AD3">
        <w:rPr>
          <w:rFonts w:ascii="David" w:eastAsia="David" w:hAnsi="David" w:cs="David"/>
          <w:b/>
          <w:bCs/>
          <w:lang w:val="en-IL"/>
        </w:rPr>
        <w:t>Zero-Shot</w:t>
      </w:r>
      <w:r w:rsidRPr="00E97AD3">
        <w:rPr>
          <w:rFonts w:ascii="David" w:eastAsia="David" w:hAnsi="David" w:cs="David"/>
          <w:b/>
          <w:bCs/>
          <w:rtl/>
        </w:rPr>
        <w:t xml:space="preserve"> אינו מנבא הצלחה:</w:t>
      </w:r>
      <w:r w:rsidRPr="00E97AD3">
        <w:rPr>
          <w:rFonts w:ascii="David" w:eastAsia="David" w:hAnsi="David" w:cs="David"/>
          <w:rtl/>
        </w:rPr>
        <w:t xml:space="preserve"> לא נמצא יתרון מובהק למודלים בעלי מספר פרמטרים עצום. ההובלה התחלקה בין מודלים שונים (</w:t>
      </w:r>
      <w:r w:rsidRPr="00E97AD3">
        <w:rPr>
          <w:rFonts w:ascii="David" w:eastAsia="David" w:hAnsi="David" w:cs="David"/>
          <w:lang w:val="en-IL"/>
        </w:rPr>
        <w:t>GPT-OSS, Qwen, Gemini</w:t>
      </w:r>
      <w:r w:rsidRPr="00E97AD3">
        <w:rPr>
          <w:rFonts w:ascii="David" w:eastAsia="David" w:hAnsi="David" w:cs="David"/>
          <w:rtl/>
        </w:rPr>
        <w:t xml:space="preserve">) בתלות </w:t>
      </w:r>
      <w:proofErr w:type="spellStart"/>
      <w:r w:rsidRPr="00E97AD3">
        <w:rPr>
          <w:rFonts w:ascii="David" w:eastAsia="David" w:hAnsi="David" w:cs="David"/>
          <w:rtl/>
        </w:rPr>
        <w:t>בדומיין</w:t>
      </w:r>
      <w:proofErr w:type="spellEnd"/>
      <w:r w:rsidRPr="00E97AD3">
        <w:rPr>
          <w:rFonts w:ascii="David" w:eastAsia="David" w:hAnsi="David" w:cs="David"/>
          <w:rtl/>
        </w:rPr>
        <w:t xml:space="preserve"> ובאירוע הספציפי.</w:t>
      </w:r>
    </w:p>
    <w:p w14:paraId="5A6E8CA2" w14:textId="77777777" w:rsidR="004F1335" w:rsidRDefault="004F1335" w:rsidP="004F1335">
      <w:pPr>
        <w:bidi/>
        <w:spacing w:line="360" w:lineRule="auto"/>
        <w:rPr>
          <w:rFonts w:ascii="David" w:eastAsia="David" w:hAnsi="David" w:cs="David"/>
          <w:rtl/>
        </w:rPr>
      </w:pPr>
    </w:p>
    <w:p w14:paraId="0F8E4151" w14:textId="77777777" w:rsidR="004F1335" w:rsidRDefault="004F1335" w:rsidP="004F1335">
      <w:pPr>
        <w:bidi/>
        <w:spacing w:line="360" w:lineRule="auto"/>
        <w:rPr>
          <w:rFonts w:ascii="David" w:eastAsia="David" w:hAnsi="David" w:cs="David"/>
          <w:rtl/>
        </w:rPr>
      </w:pPr>
    </w:p>
    <w:p w14:paraId="08204D2A" w14:textId="77777777" w:rsidR="00E97AD3" w:rsidRPr="00E97AD3" w:rsidRDefault="00E97AD3" w:rsidP="00E97AD3">
      <w:pPr>
        <w:bidi/>
        <w:spacing w:line="360" w:lineRule="auto"/>
        <w:jc w:val="center"/>
        <w:rPr>
          <w:rFonts w:ascii="David" w:eastAsia="David" w:hAnsi="David" w:cs="David"/>
          <w:b/>
          <w:bCs/>
          <w:sz w:val="28"/>
          <w:szCs w:val="28"/>
          <w:lang w:val="en-IL"/>
        </w:rPr>
      </w:pPr>
      <w:r w:rsidRPr="00E97AD3">
        <w:rPr>
          <w:rFonts w:ascii="David" w:eastAsia="David" w:hAnsi="David" w:cs="David"/>
          <w:b/>
          <w:bCs/>
          <w:sz w:val="28"/>
          <w:szCs w:val="28"/>
          <w:rtl/>
        </w:rPr>
        <w:t>סיכום ומסקנות</w:t>
      </w:r>
    </w:p>
    <w:p w14:paraId="5A3CF376" w14:textId="77777777" w:rsidR="00E97AD3" w:rsidRPr="00E97AD3" w:rsidRDefault="00E97AD3" w:rsidP="00E97AD3">
      <w:pPr>
        <w:bidi/>
        <w:spacing w:line="360" w:lineRule="auto"/>
        <w:rPr>
          <w:rFonts w:ascii="David" w:eastAsia="David" w:hAnsi="David" w:cs="David"/>
          <w:rtl/>
        </w:rPr>
      </w:pPr>
      <w:r w:rsidRPr="00E97AD3">
        <w:rPr>
          <w:rFonts w:ascii="David" w:eastAsia="David" w:hAnsi="David" w:cs="David"/>
          <w:rtl/>
        </w:rPr>
        <w:t>הפרויקט עמד בהצלחה ביעדים הטכניים והמחקריים, והעמיד תשתית ענפה (הזמינה ב-</w:t>
      </w:r>
      <w:r w:rsidRPr="00E97AD3">
        <w:rPr>
          <w:rFonts w:ascii="David" w:eastAsia="David" w:hAnsi="David" w:cs="David"/>
          <w:lang w:val="en-IL"/>
        </w:rPr>
        <w:t>GitHub</w:t>
      </w:r>
      <w:r w:rsidRPr="00E97AD3">
        <w:rPr>
          <w:rFonts w:ascii="David" w:eastAsia="David" w:hAnsi="David" w:cs="David"/>
          <w:rtl/>
        </w:rPr>
        <w:t>) המאפשרת הרצת השוואות רחבות היקף בין מודלי שפה. מסקנת העל של המחקר היא כי חרף ההתקדמות הטכנולוגית, משימות רגישות ורוויות רעש כגון סיווג אמינות מידע ברשתות חברתיות דורשות אימון ספציפי (</w:t>
      </w:r>
      <w:r w:rsidRPr="00E97AD3">
        <w:rPr>
          <w:rFonts w:ascii="David" w:eastAsia="David" w:hAnsi="David" w:cs="David"/>
          <w:lang w:val="en-IL"/>
        </w:rPr>
        <w:t>Fine-Tuning</w:t>
      </w:r>
      <w:r w:rsidRPr="00E97AD3">
        <w:rPr>
          <w:rFonts w:ascii="David" w:eastAsia="David" w:hAnsi="David" w:cs="David"/>
          <w:rtl/>
        </w:rPr>
        <w:t>) על מנת להבטיח אמינות גבוהה.</w:t>
      </w:r>
    </w:p>
    <w:p w14:paraId="6F54E056" w14:textId="77777777" w:rsidR="00E97AD3" w:rsidRPr="00E97AD3" w:rsidRDefault="00E97AD3" w:rsidP="00E97AD3">
      <w:pPr>
        <w:bidi/>
        <w:spacing w:line="360" w:lineRule="auto"/>
        <w:rPr>
          <w:rFonts w:ascii="David" w:eastAsia="David" w:hAnsi="David" w:cs="David"/>
          <w:rtl/>
        </w:rPr>
      </w:pPr>
      <w:r w:rsidRPr="00E97AD3">
        <w:rPr>
          <w:rFonts w:ascii="David" w:eastAsia="David" w:hAnsi="David" w:cs="David"/>
          <w:b/>
          <w:bCs/>
          <w:rtl/>
        </w:rPr>
        <w:t>מה נותר פתוח ומחקרי המשך:</w:t>
      </w:r>
      <w:r w:rsidRPr="00E97AD3">
        <w:rPr>
          <w:rFonts w:ascii="David" w:eastAsia="David" w:hAnsi="David" w:cs="David"/>
          <w:rtl/>
        </w:rPr>
        <w:br/>
        <w:t>חמישה אירועי קצה קטנים (</w:t>
      </w:r>
      <w:proofErr w:type="spellStart"/>
      <w:r w:rsidRPr="00E97AD3">
        <w:rPr>
          <w:rFonts w:ascii="David" w:eastAsia="David" w:hAnsi="David" w:cs="David"/>
          <w:lang w:val="en-IL"/>
        </w:rPr>
        <w:t>ottawashooting</w:t>
      </w:r>
      <w:proofErr w:type="spellEnd"/>
      <w:r w:rsidRPr="00E97AD3">
        <w:rPr>
          <w:rFonts w:ascii="David" w:eastAsia="David" w:hAnsi="David" w:cs="David"/>
          <w:lang w:val="en-IL"/>
        </w:rPr>
        <w:t xml:space="preserve">, </w:t>
      </w:r>
      <w:proofErr w:type="spellStart"/>
      <w:r w:rsidRPr="00E97AD3">
        <w:rPr>
          <w:rFonts w:ascii="David" w:eastAsia="David" w:hAnsi="David" w:cs="David"/>
          <w:lang w:val="en-IL"/>
        </w:rPr>
        <w:t>germanwings</w:t>
      </w:r>
      <w:proofErr w:type="spellEnd"/>
      <w:r w:rsidRPr="00E97AD3">
        <w:rPr>
          <w:rFonts w:ascii="David" w:eastAsia="David" w:hAnsi="David" w:cs="David"/>
          <w:lang w:val="en-IL"/>
        </w:rPr>
        <w:t xml:space="preserve">, </w:t>
      </w:r>
      <w:proofErr w:type="spellStart"/>
      <w:r w:rsidRPr="00E97AD3">
        <w:rPr>
          <w:rFonts w:ascii="David" w:eastAsia="David" w:hAnsi="David" w:cs="David"/>
          <w:lang w:val="en-IL"/>
        </w:rPr>
        <w:t>putinmissing</w:t>
      </w:r>
      <w:proofErr w:type="spellEnd"/>
      <w:r w:rsidRPr="00E97AD3">
        <w:rPr>
          <w:rFonts w:ascii="David" w:eastAsia="David" w:hAnsi="David" w:cs="David"/>
          <w:lang w:val="en-IL"/>
        </w:rPr>
        <w:t xml:space="preserve">, </w:t>
      </w:r>
      <w:proofErr w:type="spellStart"/>
      <w:r w:rsidRPr="00E97AD3">
        <w:rPr>
          <w:rFonts w:ascii="David" w:eastAsia="David" w:hAnsi="David" w:cs="David"/>
          <w:lang w:val="en-IL"/>
        </w:rPr>
        <w:t>gurlitt</w:t>
      </w:r>
      <w:proofErr w:type="spellEnd"/>
      <w:r w:rsidRPr="00E97AD3">
        <w:rPr>
          <w:rFonts w:ascii="David" w:eastAsia="David" w:hAnsi="David" w:cs="David"/>
          <w:lang w:val="en-IL"/>
        </w:rPr>
        <w:t>, prince-</w:t>
      </w:r>
      <w:proofErr w:type="spellStart"/>
      <w:r w:rsidRPr="00E97AD3">
        <w:rPr>
          <w:rFonts w:ascii="David" w:eastAsia="David" w:hAnsi="David" w:cs="David"/>
          <w:lang w:val="en-IL"/>
        </w:rPr>
        <w:t>toronto</w:t>
      </w:r>
      <w:proofErr w:type="spellEnd"/>
      <w:r w:rsidRPr="00E97AD3">
        <w:rPr>
          <w:rFonts w:ascii="David" w:eastAsia="David" w:hAnsi="David" w:cs="David"/>
          <w:rtl/>
        </w:rPr>
        <w:t xml:space="preserve">) הושמטו מהניתוח המרכזי בשל גודל מדגם זעיר בקבוצת המבחן (19-70 ציוצים בלבד) וכיסוי מודלים חלקי. מאגרים אלו, כדוגמת </w:t>
      </w:r>
      <w:r w:rsidRPr="00E97AD3">
        <w:rPr>
          <w:rFonts w:ascii="David" w:eastAsia="David" w:hAnsi="David" w:cs="David"/>
          <w:lang w:val="en-IL"/>
        </w:rPr>
        <w:t>prince-</w:t>
      </w:r>
      <w:proofErr w:type="spellStart"/>
      <w:r w:rsidRPr="00E97AD3">
        <w:rPr>
          <w:rFonts w:ascii="David" w:eastAsia="David" w:hAnsi="David" w:cs="David"/>
          <w:lang w:val="en-IL"/>
        </w:rPr>
        <w:t>toronto</w:t>
      </w:r>
      <w:proofErr w:type="spellEnd"/>
      <w:r w:rsidRPr="00E97AD3">
        <w:rPr>
          <w:rFonts w:ascii="David" w:eastAsia="David" w:hAnsi="David" w:cs="David"/>
          <w:rtl/>
        </w:rPr>
        <w:t xml:space="preserve"> שבו כל 4 המקודדים המכווננים קרסו למחלקת הרוב, דורשים מחקר המשך והרחבת נתונים כדי להסיק מהם מסקנות אמינות. בנוסף, יש להשלים את ניתוח השגיאות (</w:t>
      </w:r>
      <w:r w:rsidRPr="00E97AD3">
        <w:rPr>
          <w:rFonts w:ascii="David" w:eastAsia="David" w:hAnsi="David" w:cs="David"/>
          <w:lang w:val="en-IL"/>
        </w:rPr>
        <w:t>Error Analysis</w:t>
      </w:r>
      <w:r w:rsidRPr="00E97AD3">
        <w:rPr>
          <w:rFonts w:ascii="David" w:eastAsia="David" w:hAnsi="David" w:cs="David"/>
          <w:rtl/>
        </w:rPr>
        <w:t>) הפרטני להבנת הטעויות הסמנטיות המדויקות של מודלי ה-</w:t>
      </w:r>
      <w:r w:rsidRPr="00E97AD3">
        <w:rPr>
          <w:rFonts w:ascii="David" w:eastAsia="David" w:hAnsi="David" w:cs="David"/>
          <w:lang w:val="en-IL"/>
        </w:rPr>
        <w:t>LLM</w:t>
      </w:r>
      <w:r w:rsidRPr="00E97AD3">
        <w:rPr>
          <w:rFonts w:ascii="David" w:eastAsia="David" w:hAnsi="David" w:cs="David"/>
          <w:rtl/>
        </w:rPr>
        <w:t xml:space="preserve"> בגישת </w:t>
      </w:r>
      <w:r w:rsidRPr="00E97AD3">
        <w:rPr>
          <w:rFonts w:ascii="David" w:eastAsia="David" w:hAnsi="David" w:cs="David"/>
          <w:lang w:val="en-IL"/>
        </w:rPr>
        <w:t>Zero-Shot</w:t>
      </w:r>
      <w:r w:rsidRPr="00E97AD3">
        <w:rPr>
          <w:rFonts w:ascii="David" w:eastAsia="David" w:hAnsi="David" w:cs="David"/>
          <w:rtl/>
        </w:rPr>
        <w:t>.</w:t>
      </w:r>
    </w:p>
    <w:p w14:paraId="5FCC6966" w14:textId="77777777" w:rsidR="004F1335" w:rsidRDefault="004F1335" w:rsidP="004F1335">
      <w:pPr>
        <w:bidi/>
        <w:spacing w:line="360" w:lineRule="auto"/>
        <w:rPr>
          <w:rFonts w:ascii="David" w:eastAsia="David" w:hAnsi="David" w:cs="David"/>
          <w:rtl/>
        </w:rPr>
      </w:pPr>
    </w:p>
    <w:p w14:paraId="19A4EBCC" w14:textId="77777777" w:rsidR="004F1335" w:rsidRPr="004F1335" w:rsidRDefault="004F1335" w:rsidP="004F1335">
      <w:pPr>
        <w:bidi/>
        <w:spacing w:line="360" w:lineRule="auto"/>
        <w:rPr>
          <w:rFonts w:ascii="David" w:eastAsia="David" w:hAnsi="David" w:cs="David"/>
        </w:rPr>
      </w:pPr>
    </w:p>
    <w:p w14:paraId="5FB0780C" w14:textId="77777777" w:rsidR="00DB3514" w:rsidRPr="000E0151" w:rsidRDefault="00DB3514" w:rsidP="00DB3514">
      <w:pPr>
        <w:bidi/>
        <w:spacing w:line="360" w:lineRule="auto"/>
        <w:jc w:val="center"/>
        <w:rPr>
          <w:rFonts w:ascii="David" w:eastAsia="David" w:hAnsi="David" w:cs="David"/>
          <w:b/>
          <w:bCs/>
          <w:sz w:val="28"/>
          <w:szCs w:val="28"/>
          <w:u w:val="single"/>
        </w:rPr>
      </w:pPr>
      <w:r>
        <w:rPr>
          <w:rFonts w:ascii="David" w:eastAsia="David" w:hAnsi="David" w:cs="David"/>
          <w:b/>
          <w:bCs/>
          <w:sz w:val="28"/>
          <w:szCs w:val="28"/>
          <w:u w:val="single"/>
          <w:rtl/>
        </w:rPr>
        <w:t>ביבליוגרפיה</w:t>
      </w:r>
    </w:p>
    <w:p w14:paraId="19E355DE" w14:textId="77777777" w:rsidR="009B5A04" w:rsidRDefault="009B5A04" w:rsidP="009B5A04">
      <w:pPr>
        <w:bidi/>
        <w:spacing w:before="240" w:after="240" w:line="360" w:lineRule="auto"/>
        <w:jc w:val="both"/>
        <w:rPr>
          <w:rFonts w:ascii="David" w:eastAsia="David" w:hAnsi="David" w:cs="David"/>
          <w:rtl/>
        </w:rPr>
      </w:pPr>
      <w:r w:rsidRPr="009B5A04">
        <w:rPr>
          <w:rFonts w:ascii="David" w:eastAsia="David" w:hAnsi="David" w:cs="David"/>
        </w:rPr>
        <w:t xml:space="preserve">Elroy, O., Erokhin, D., </w:t>
      </w:r>
      <w:proofErr w:type="spellStart"/>
      <w:r w:rsidRPr="009B5A04">
        <w:rPr>
          <w:rFonts w:ascii="David" w:eastAsia="David" w:hAnsi="David" w:cs="David"/>
        </w:rPr>
        <w:t>Komendantova</w:t>
      </w:r>
      <w:proofErr w:type="spellEnd"/>
      <w:r w:rsidRPr="009B5A04">
        <w:rPr>
          <w:rFonts w:ascii="David" w:eastAsia="David" w:hAnsi="David" w:cs="David"/>
        </w:rPr>
        <w:t xml:space="preserve">, N., &amp; </w:t>
      </w:r>
      <w:proofErr w:type="spellStart"/>
      <w:r w:rsidRPr="009B5A04">
        <w:rPr>
          <w:rFonts w:ascii="David" w:eastAsia="David" w:hAnsi="David" w:cs="David"/>
        </w:rPr>
        <w:t>Yosipof</w:t>
      </w:r>
      <w:proofErr w:type="spellEnd"/>
      <w:r w:rsidRPr="009B5A04">
        <w:rPr>
          <w:rFonts w:ascii="David" w:eastAsia="David" w:hAnsi="David" w:cs="David"/>
        </w:rPr>
        <w:t xml:space="preserve">, A. (2023). Mining the discussion of monkeypox misinformation on Twitter using </w:t>
      </w:r>
      <w:proofErr w:type="spellStart"/>
      <w:r w:rsidRPr="009B5A04">
        <w:rPr>
          <w:rFonts w:ascii="David" w:eastAsia="David" w:hAnsi="David" w:cs="David"/>
        </w:rPr>
        <w:t>RoBERTa</w:t>
      </w:r>
      <w:proofErr w:type="spellEnd"/>
      <w:r w:rsidRPr="009B5A04">
        <w:rPr>
          <w:rFonts w:ascii="David" w:eastAsia="David" w:hAnsi="David" w:cs="David"/>
        </w:rPr>
        <w:t>. In International Conference on Artificial Intelligence Applications and Innovations (pp. 3-15). Springer, Cham.</w:t>
      </w:r>
    </w:p>
    <w:p w14:paraId="6B620F21" w14:textId="77777777" w:rsidR="009B5A04" w:rsidRPr="009B5A04" w:rsidRDefault="009B5A04" w:rsidP="009B5A04">
      <w:pPr>
        <w:bidi/>
        <w:spacing w:before="240" w:after="240" w:line="360" w:lineRule="auto"/>
        <w:jc w:val="both"/>
        <w:rPr>
          <w:rFonts w:ascii="David" w:eastAsia="David" w:hAnsi="David" w:cs="David"/>
        </w:rPr>
      </w:pPr>
      <w:r w:rsidRPr="009B5A04">
        <w:rPr>
          <w:rFonts w:ascii="David" w:eastAsia="David" w:hAnsi="David" w:cs="David"/>
        </w:rPr>
        <w:t xml:space="preserve">Elroy, O., Woo, G., </w:t>
      </w:r>
      <w:proofErr w:type="spellStart"/>
      <w:r w:rsidRPr="009B5A04">
        <w:rPr>
          <w:rFonts w:ascii="David" w:eastAsia="David" w:hAnsi="David" w:cs="David"/>
        </w:rPr>
        <w:t>Komendantova</w:t>
      </w:r>
      <w:proofErr w:type="spellEnd"/>
      <w:r w:rsidRPr="009B5A04">
        <w:rPr>
          <w:rFonts w:ascii="David" w:eastAsia="David" w:hAnsi="David" w:cs="David"/>
        </w:rPr>
        <w:t xml:space="preserve">, N., &amp; </w:t>
      </w:r>
      <w:proofErr w:type="spellStart"/>
      <w:r w:rsidRPr="009B5A04">
        <w:rPr>
          <w:rFonts w:ascii="David" w:eastAsia="David" w:hAnsi="David" w:cs="David"/>
        </w:rPr>
        <w:t>Yosipof</w:t>
      </w:r>
      <w:proofErr w:type="spellEnd"/>
      <w:r w:rsidRPr="009B5A04">
        <w:rPr>
          <w:rFonts w:ascii="David" w:eastAsia="David" w:hAnsi="David" w:cs="David"/>
        </w:rPr>
        <w:t xml:space="preserve">, A. (2025). A dual-focus analysis of </w:t>
      </w:r>
      <w:proofErr w:type="spellStart"/>
      <w:r w:rsidRPr="009B5A04">
        <w:rPr>
          <w:rFonts w:ascii="David" w:eastAsia="David" w:hAnsi="David" w:cs="David"/>
        </w:rPr>
        <w:t>wikipedia</w:t>
      </w:r>
      <w:proofErr w:type="spellEnd"/>
      <w:r w:rsidRPr="009B5A04">
        <w:rPr>
          <w:rFonts w:ascii="David" w:eastAsia="David" w:hAnsi="David" w:cs="David"/>
        </w:rPr>
        <w:t xml:space="preserve"> traffic and linguistic patterns in public risk awareness Post-Charlie Hebdo. </w:t>
      </w:r>
      <w:r w:rsidRPr="009B5A04">
        <w:rPr>
          <w:rFonts w:ascii="David" w:eastAsia="David" w:hAnsi="David" w:cs="David"/>
          <w:i/>
          <w:iCs/>
        </w:rPr>
        <w:t>Computers in Human Behavior Reports</w:t>
      </w:r>
      <w:r w:rsidRPr="009B5A04">
        <w:rPr>
          <w:rFonts w:ascii="David" w:eastAsia="David" w:hAnsi="David" w:cs="David"/>
        </w:rPr>
        <w:t xml:space="preserve">, </w:t>
      </w:r>
      <w:r w:rsidRPr="009B5A04">
        <w:rPr>
          <w:rFonts w:ascii="David" w:eastAsia="David" w:hAnsi="David" w:cs="David"/>
          <w:i/>
          <w:iCs/>
        </w:rPr>
        <w:t>17</w:t>
      </w:r>
      <w:r w:rsidRPr="009B5A04">
        <w:rPr>
          <w:rFonts w:ascii="David" w:eastAsia="David" w:hAnsi="David" w:cs="David"/>
        </w:rPr>
        <w:t>, 100580.</w:t>
      </w:r>
    </w:p>
    <w:p w14:paraId="7E9B4067" w14:textId="77777777" w:rsidR="009B5A04" w:rsidRPr="009B5A04" w:rsidRDefault="009B5A04" w:rsidP="009B5A04">
      <w:pPr>
        <w:bidi/>
        <w:spacing w:before="240" w:after="240" w:line="360" w:lineRule="auto"/>
        <w:jc w:val="both"/>
        <w:rPr>
          <w:rFonts w:ascii="David" w:eastAsia="David" w:hAnsi="David" w:cs="David"/>
        </w:rPr>
      </w:pPr>
      <w:r w:rsidRPr="009B5A04">
        <w:rPr>
          <w:rFonts w:ascii="David" w:eastAsia="David" w:hAnsi="David" w:cs="David"/>
        </w:rPr>
        <w:t xml:space="preserve">Elroy, O., &amp; </w:t>
      </w:r>
      <w:proofErr w:type="spellStart"/>
      <w:r w:rsidRPr="009B5A04">
        <w:rPr>
          <w:rFonts w:ascii="David" w:eastAsia="David" w:hAnsi="David" w:cs="David"/>
        </w:rPr>
        <w:t>Yosipof</w:t>
      </w:r>
      <w:proofErr w:type="spellEnd"/>
      <w:r w:rsidRPr="009B5A04">
        <w:rPr>
          <w:rFonts w:ascii="David" w:eastAsia="David" w:hAnsi="David" w:cs="David"/>
        </w:rPr>
        <w:t xml:space="preserve">, A. (2022). Analysis of COVID-19 5G conspiracy theory tweets using </w:t>
      </w:r>
      <w:proofErr w:type="spellStart"/>
      <w:r w:rsidRPr="009B5A04">
        <w:rPr>
          <w:rFonts w:ascii="David" w:eastAsia="David" w:hAnsi="David" w:cs="David"/>
        </w:rPr>
        <w:t>SentenceBERT</w:t>
      </w:r>
      <w:proofErr w:type="spellEnd"/>
      <w:r w:rsidRPr="009B5A04">
        <w:rPr>
          <w:rFonts w:ascii="David" w:eastAsia="David" w:hAnsi="David" w:cs="David"/>
        </w:rPr>
        <w:t xml:space="preserve"> embedding. In </w:t>
      </w:r>
      <w:r w:rsidRPr="009B5A04">
        <w:rPr>
          <w:rFonts w:ascii="David" w:eastAsia="David" w:hAnsi="David" w:cs="David"/>
          <w:i/>
          <w:iCs/>
        </w:rPr>
        <w:t>International Conference on Artificial Neural Networks</w:t>
      </w:r>
      <w:r w:rsidRPr="009B5A04">
        <w:rPr>
          <w:rFonts w:ascii="David" w:eastAsia="David" w:hAnsi="David" w:cs="David"/>
        </w:rPr>
        <w:t xml:space="preserve"> (pp. 186-196). Springer, Cham.</w:t>
      </w:r>
    </w:p>
    <w:p w14:paraId="3DD95CF5" w14:textId="77777777" w:rsidR="009B5A04" w:rsidRPr="009B5A04" w:rsidRDefault="009B5A04" w:rsidP="009B5A04">
      <w:pPr>
        <w:bidi/>
        <w:spacing w:before="240" w:after="240" w:line="360" w:lineRule="auto"/>
        <w:jc w:val="both"/>
        <w:rPr>
          <w:rFonts w:ascii="David" w:eastAsia="David" w:hAnsi="David" w:cs="David"/>
        </w:rPr>
      </w:pPr>
      <w:r w:rsidRPr="009B5A04">
        <w:rPr>
          <w:rFonts w:ascii="David" w:eastAsia="David" w:hAnsi="David" w:cs="David"/>
        </w:rPr>
        <w:lastRenderedPageBreak/>
        <w:t xml:space="preserve">Elroy, O., &amp; </w:t>
      </w:r>
      <w:proofErr w:type="spellStart"/>
      <w:r w:rsidRPr="009B5A04">
        <w:rPr>
          <w:rFonts w:ascii="David" w:eastAsia="David" w:hAnsi="David" w:cs="David"/>
        </w:rPr>
        <w:t>Yosipof</w:t>
      </w:r>
      <w:proofErr w:type="spellEnd"/>
      <w:r w:rsidRPr="009B5A04">
        <w:rPr>
          <w:rFonts w:ascii="David" w:eastAsia="David" w:hAnsi="David" w:cs="David"/>
        </w:rPr>
        <w:t xml:space="preserve">, A. (2023). Semi-supervised learning classifier for misinformation related to earthquakes prediction on social media. In </w:t>
      </w:r>
      <w:r w:rsidRPr="009B5A04">
        <w:rPr>
          <w:rFonts w:ascii="David" w:eastAsia="David" w:hAnsi="David" w:cs="David"/>
          <w:i/>
          <w:iCs/>
        </w:rPr>
        <w:t>International Conference on Artificial Neural Networks</w:t>
      </w:r>
      <w:r w:rsidRPr="009B5A04">
        <w:rPr>
          <w:rFonts w:ascii="David" w:eastAsia="David" w:hAnsi="David" w:cs="David"/>
        </w:rPr>
        <w:t xml:space="preserve"> (pp. 263-274). Springer, Cham.</w:t>
      </w:r>
    </w:p>
    <w:p w14:paraId="1AC0AB60" w14:textId="77777777" w:rsidR="009B5A04" w:rsidRPr="009B5A04" w:rsidRDefault="009B5A04" w:rsidP="009B5A04">
      <w:pPr>
        <w:bidi/>
        <w:spacing w:before="240" w:after="240" w:line="360" w:lineRule="auto"/>
        <w:jc w:val="both"/>
        <w:rPr>
          <w:rFonts w:ascii="David" w:eastAsia="David" w:hAnsi="David" w:cs="David"/>
        </w:rPr>
      </w:pPr>
      <w:r w:rsidRPr="009B5A04">
        <w:rPr>
          <w:rFonts w:ascii="David" w:eastAsia="David" w:hAnsi="David" w:cs="David"/>
        </w:rPr>
        <w:t xml:space="preserve">Erokhin, D., </w:t>
      </w:r>
      <w:proofErr w:type="spellStart"/>
      <w:r w:rsidRPr="009B5A04">
        <w:rPr>
          <w:rFonts w:ascii="David" w:eastAsia="David" w:hAnsi="David" w:cs="David"/>
        </w:rPr>
        <w:t>Yosipof</w:t>
      </w:r>
      <w:proofErr w:type="spellEnd"/>
      <w:r w:rsidRPr="009B5A04">
        <w:rPr>
          <w:rFonts w:ascii="David" w:eastAsia="David" w:hAnsi="David" w:cs="David"/>
        </w:rPr>
        <w:t xml:space="preserve">, A., &amp; </w:t>
      </w:r>
      <w:proofErr w:type="spellStart"/>
      <w:r w:rsidRPr="009B5A04">
        <w:rPr>
          <w:rFonts w:ascii="David" w:eastAsia="David" w:hAnsi="David" w:cs="David"/>
        </w:rPr>
        <w:t>Komendantova</w:t>
      </w:r>
      <w:proofErr w:type="spellEnd"/>
      <w:r w:rsidRPr="009B5A04">
        <w:rPr>
          <w:rFonts w:ascii="David" w:eastAsia="David" w:hAnsi="David" w:cs="David"/>
        </w:rPr>
        <w:t xml:space="preserve">, N. (2022). COVID-19 conspiracy theories discussion on Twitter. </w:t>
      </w:r>
      <w:r w:rsidRPr="009B5A04">
        <w:rPr>
          <w:rFonts w:ascii="David" w:eastAsia="David" w:hAnsi="David" w:cs="David"/>
          <w:i/>
          <w:iCs/>
        </w:rPr>
        <w:t>Social Media + Society</w:t>
      </w:r>
      <w:r w:rsidRPr="009B5A04">
        <w:rPr>
          <w:rFonts w:ascii="David" w:eastAsia="David" w:hAnsi="David" w:cs="David"/>
        </w:rPr>
        <w:t xml:space="preserve">, </w:t>
      </w:r>
      <w:r w:rsidRPr="009B5A04">
        <w:rPr>
          <w:rFonts w:ascii="David" w:eastAsia="David" w:hAnsi="David" w:cs="David"/>
          <w:i/>
          <w:iCs/>
        </w:rPr>
        <w:t>8</w:t>
      </w:r>
      <w:r w:rsidRPr="009B5A04">
        <w:rPr>
          <w:rFonts w:ascii="David" w:eastAsia="David" w:hAnsi="David" w:cs="David"/>
        </w:rPr>
        <w:t>(4), 20563051221126051.</w:t>
      </w:r>
    </w:p>
    <w:p w14:paraId="4C5DBDF0" w14:textId="77777777" w:rsidR="009B5A04" w:rsidRPr="009B5A04" w:rsidRDefault="009B5A04" w:rsidP="009B5A04">
      <w:pPr>
        <w:bidi/>
        <w:spacing w:before="240" w:after="240" w:line="360" w:lineRule="auto"/>
        <w:jc w:val="both"/>
        <w:rPr>
          <w:rFonts w:ascii="David" w:eastAsia="David" w:hAnsi="David" w:cs="David"/>
        </w:rPr>
      </w:pPr>
      <w:r w:rsidRPr="009B5A04">
        <w:rPr>
          <w:rFonts w:ascii="David" w:eastAsia="David" w:hAnsi="David" w:cs="David"/>
        </w:rPr>
        <w:t xml:space="preserve">Schopf, T., &amp; Braun, D. (2022). Evaluating unsupervised text classification: Zero-shot and similarity-based approaches. In </w:t>
      </w:r>
      <w:r w:rsidRPr="009B5A04">
        <w:rPr>
          <w:rFonts w:ascii="David" w:eastAsia="David" w:hAnsi="David" w:cs="David"/>
          <w:i/>
          <w:iCs/>
        </w:rPr>
        <w:t>Proceedings of the 5th International Conference on Natural Language Processing and Information Retrieval (NLPIR)</w:t>
      </w:r>
      <w:r w:rsidRPr="009B5A04">
        <w:rPr>
          <w:rFonts w:ascii="David" w:eastAsia="David" w:hAnsi="David" w:cs="David"/>
        </w:rPr>
        <w:t xml:space="preserve"> (pp. 131-139).</w:t>
      </w:r>
    </w:p>
    <w:p w14:paraId="494E23F9" w14:textId="77777777" w:rsidR="009B5A04" w:rsidRPr="009B5A04" w:rsidRDefault="009B5A04" w:rsidP="009B5A04">
      <w:pPr>
        <w:bidi/>
        <w:spacing w:before="240" w:after="240" w:line="360" w:lineRule="auto"/>
        <w:jc w:val="both"/>
        <w:rPr>
          <w:rFonts w:ascii="David" w:eastAsia="David" w:hAnsi="David" w:cs="David"/>
        </w:rPr>
      </w:pPr>
      <w:r w:rsidRPr="009B5A04">
        <w:rPr>
          <w:rFonts w:ascii="David" w:eastAsia="David" w:hAnsi="David" w:cs="David"/>
        </w:rPr>
        <w:t xml:space="preserve">Stuhler, O., Ton, C. D., &amp; </w:t>
      </w:r>
      <w:proofErr w:type="spellStart"/>
      <w:r w:rsidRPr="009B5A04">
        <w:rPr>
          <w:rFonts w:ascii="David" w:eastAsia="David" w:hAnsi="David" w:cs="David"/>
        </w:rPr>
        <w:t>Ollion</w:t>
      </w:r>
      <w:proofErr w:type="spellEnd"/>
      <w:r w:rsidRPr="009B5A04">
        <w:rPr>
          <w:rFonts w:ascii="David" w:eastAsia="David" w:hAnsi="David" w:cs="David"/>
        </w:rPr>
        <w:t xml:space="preserve">, É. (2024). </w:t>
      </w:r>
      <w:r w:rsidRPr="009B5A04">
        <w:rPr>
          <w:rFonts w:ascii="David" w:eastAsia="David" w:hAnsi="David" w:cs="David"/>
          <w:i/>
          <w:iCs/>
        </w:rPr>
        <w:t>From codebooks to promptbooks: Extracting information from text with generative large language models</w:t>
      </w:r>
      <w:r w:rsidRPr="009B5A04">
        <w:rPr>
          <w:rFonts w:ascii="David" w:eastAsia="David" w:hAnsi="David" w:cs="David"/>
        </w:rPr>
        <w:t xml:space="preserve">. </w:t>
      </w:r>
      <w:proofErr w:type="spellStart"/>
      <w:r w:rsidRPr="009B5A04">
        <w:rPr>
          <w:rFonts w:ascii="David" w:eastAsia="David" w:hAnsi="David" w:cs="David"/>
        </w:rPr>
        <w:t>arXiv</w:t>
      </w:r>
      <w:proofErr w:type="spellEnd"/>
      <w:r w:rsidRPr="009B5A04">
        <w:rPr>
          <w:rFonts w:ascii="David" w:eastAsia="David" w:hAnsi="David" w:cs="David"/>
        </w:rPr>
        <w:t xml:space="preserve"> preprint arXiv:2403.02456.</w:t>
      </w:r>
    </w:p>
    <w:p w14:paraId="2DC66150" w14:textId="77777777" w:rsidR="009B5A04" w:rsidRPr="009B5A04" w:rsidRDefault="009B5A04" w:rsidP="009B5A04">
      <w:pPr>
        <w:bidi/>
        <w:rPr>
          <w:rFonts w:ascii="David" w:eastAsia="David" w:hAnsi="David" w:cs="David"/>
        </w:rPr>
      </w:pPr>
      <w:r w:rsidRPr="009B5A04">
        <w:rPr>
          <w:rFonts w:ascii="David" w:eastAsia="David" w:hAnsi="David" w:cs="David"/>
        </w:rPr>
        <w:t xml:space="preserve">Yosipof, A., Woo, G., &amp; </w:t>
      </w:r>
      <w:proofErr w:type="spellStart"/>
      <w:r w:rsidRPr="009B5A04">
        <w:rPr>
          <w:rFonts w:ascii="David" w:eastAsia="David" w:hAnsi="David" w:cs="David"/>
        </w:rPr>
        <w:t>Komendantova</w:t>
      </w:r>
      <w:proofErr w:type="spellEnd"/>
      <w:r w:rsidRPr="009B5A04">
        <w:rPr>
          <w:rFonts w:ascii="David" w:eastAsia="David" w:hAnsi="David" w:cs="David"/>
        </w:rPr>
        <w:t xml:space="preserve">, N. (2023). Persistence of risk awareness: Manchester arena bombing on 22 May 2017. </w:t>
      </w:r>
      <w:r w:rsidRPr="009B5A04">
        <w:rPr>
          <w:rFonts w:ascii="David" w:eastAsia="David" w:hAnsi="David" w:cs="David"/>
          <w:i/>
          <w:iCs/>
        </w:rPr>
        <w:t>International Journal of Disaster Risk Reduction</w:t>
      </w:r>
      <w:r w:rsidRPr="009B5A04">
        <w:rPr>
          <w:rFonts w:ascii="David" w:eastAsia="David" w:hAnsi="David" w:cs="David"/>
        </w:rPr>
        <w:t xml:space="preserve">, </w:t>
      </w:r>
      <w:r w:rsidRPr="009B5A04">
        <w:rPr>
          <w:rFonts w:ascii="David" w:eastAsia="David" w:hAnsi="David" w:cs="David"/>
          <w:i/>
          <w:iCs/>
        </w:rPr>
        <w:t>94</w:t>
      </w:r>
      <w:r w:rsidRPr="009B5A04">
        <w:rPr>
          <w:rFonts w:ascii="David" w:eastAsia="David" w:hAnsi="David" w:cs="David"/>
        </w:rPr>
        <w:t>, 103805.</w:t>
      </w:r>
    </w:p>
    <w:p w14:paraId="00000031" w14:textId="77777777" w:rsidR="00C20A6D" w:rsidRPr="009B5A04" w:rsidRDefault="00C20A6D">
      <w:pPr>
        <w:bidi/>
        <w:rPr>
          <w:rFonts w:ascii="David" w:eastAsia="David" w:hAnsi="David" w:cs="David"/>
        </w:rPr>
      </w:pPr>
    </w:p>
    <w:p w14:paraId="00000035" w14:textId="77777777" w:rsidR="00C20A6D" w:rsidRDefault="00C20A6D">
      <w:pPr>
        <w:bidi/>
        <w:rPr>
          <w:rFonts w:ascii="David" w:eastAsia="David" w:hAnsi="David" w:cs="David"/>
        </w:rPr>
      </w:pPr>
    </w:p>
    <w:p w14:paraId="50F70F83" w14:textId="77777777" w:rsidR="00E52797" w:rsidRPr="00E52797" w:rsidRDefault="00E52797" w:rsidP="00DB3514">
      <w:pPr>
        <w:bidi/>
        <w:spacing w:before="240" w:after="240"/>
        <w:jc w:val="both"/>
        <w:rPr>
          <w:rFonts w:ascii="David" w:eastAsia="David" w:hAnsi="David" w:cs="David"/>
        </w:rPr>
      </w:pPr>
    </w:p>
    <w:p w14:paraId="0000004F" w14:textId="77777777" w:rsidR="00C20A6D" w:rsidRDefault="00B44214" w:rsidP="00DB3514">
      <w:pPr>
        <w:bidi/>
        <w:spacing w:before="240" w:after="240"/>
        <w:jc w:val="both"/>
        <w:rPr>
          <w:rFonts w:ascii="David" w:eastAsia="David" w:hAnsi="David" w:cs="David"/>
        </w:rPr>
      </w:pPr>
      <w:r>
        <w:rPr>
          <w:rFonts w:ascii="David" w:eastAsia="David" w:hAnsi="David" w:cs="David"/>
        </w:rPr>
        <w:t>.</w:t>
      </w:r>
    </w:p>
    <w:p w14:paraId="00000050" w14:textId="77777777" w:rsidR="00C20A6D" w:rsidRDefault="00C20A6D">
      <w:pPr>
        <w:bidi/>
        <w:jc w:val="right"/>
        <w:rPr>
          <w:rFonts w:ascii="David" w:eastAsia="David" w:hAnsi="David" w:cs="David"/>
        </w:rPr>
      </w:pPr>
    </w:p>
    <w:sectPr w:rsidR="00C20A6D" w:rsidSect="000E0151">
      <w:pgSz w:w="11906" w:h="16838" w:code="9"/>
      <w:pgMar w:top="1440" w:right="1440" w:bottom="1440" w:left="1440" w:header="708" w:footer="708"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E520342-EAB0-42AD-AEC5-520A53F9C005}"/>
    <w:embedBold r:id="rId2" w:fontKey="{1CD48FB0-4075-4BE4-9915-E394D560393D}"/>
    <w:embedItalic r:id="rId3" w:fontKey="{1E6C3064-238C-4FD4-B6C2-B38CB9ED09BB}"/>
  </w:font>
  <w:font w:name="Calibri Light">
    <w:panose1 w:val="020F0302020204030204"/>
    <w:charset w:val="00"/>
    <w:family w:val="swiss"/>
    <w:pitch w:val="variable"/>
    <w:sig w:usb0="E4002EFF" w:usb1="C200247B" w:usb2="00000009" w:usb3="00000000" w:csb0="000001FF" w:csb1="00000000"/>
    <w:embedRegular r:id="rId4" w:fontKey="{5F8A9CB9-3D4E-4D76-9444-9E46D42E1126}"/>
  </w:font>
  <w:font w:name="David Transparent">
    <w:panose1 w:val="020E0502060401010101"/>
    <w:charset w:val="00"/>
    <w:family w:val="swiss"/>
    <w:pitch w:val="variable"/>
    <w:sig w:usb0="00000803" w:usb1="00000000" w:usb2="00000000" w:usb3="00000000" w:csb0="00000021" w:csb1="00000000"/>
    <w:embedRegular r:id="rId5" w:fontKey="{B3F8D1EE-8FDB-4226-B50E-0DE9FD376B6C}"/>
  </w:font>
  <w:font w:name="David">
    <w:panose1 w:val="020E0502060401010101"/>
    <w:charset w:val="00"/>
    <w:family w:val="swiss"/>
    <w:pitch w:val="variable"/>
    <w:sig w:usb0="00000803" w:usb1="00000000" w:usb2="00000000" w:usb3="00000000" w:csb0="00000021" w:csb1="00000000"/>
    <w:embedRegular r:id="rId6" w:fontKey="{7B5B5A2D-F6F0-4AAB-9EED-779489FFDD0A}"/>
    <w:embedBold r:id="rId7" w:fontKey="{818B07D6-5BAE-4182-85DC-B4E407A717E8}"/>
    <w:embedItalic r:id="rId8" w:fontKey="{0A77F64B-081E-4063-80C9-42CD01CD0D35}"/>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5A72"/>
    <w:multiLevelType w:val="multilevel"/>
    <w:tmpl w:val="2DB4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361DE"/>
    <w:multiLevelType w:val="multilevel"/>
    <w:tmpl w:val="B36A7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02E22"/>
    <w:multiLevelType w:val="multilevel"/>
    <w:tmpl w:val="F116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F48F5"/>
    <w:multiLevelType w:val="multilevel"/>
    <w:tmpl w:val="2E54A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DD7055"/>
    <w:multiLevelType w:val="multilevel"/>
    <w:tmpl w:val="F116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C3F6F"/>
    <w:multiLevelType w:val="multilevel"/>
    <w:tmpl w:val="7644A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67D0E"/>
    <w:multiLevelType w:val="multilevel"/>
    <w:tmpl w:val="B1929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317B3"/>
    <w:multiLevelType w:val="multilevel"/>
    <w:tmpl w:val="A4D86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E03374"/>
    <w:multiLevelType w:val="multilevel"/>
    <w:tmpl w:val="6C98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83A27"/>
    <w:multiLevelType w:val="multilevel"/>
    <w:tmpl w:val="4C9A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F334F"/>
    <w:multiLevelType w:val="multilevel"/>
    <w:tmpl w:val="30FA6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8422A9"/>
    <w:multiLevelType w:val="multilevel"/>
    <w:tmpl w:val="AE08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F5797"/>
    <w:multiLevelType w:val="multilevel"/>
    <w:tmpl w:val="FD0436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0C3765D"/>
    <w:multiLevelType w:val="multilevel"/>
    <w:tmpl w:val="6258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F77ACC"/>
    <w:multiLevelType w:val="multilevel"/>
    <w:tmpl w:val="4F4A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632C56"/>
    <w:multiLevelType w:val="multilevel"/>
    <w:tmpl w:val="F116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692167"/>
    <w:multiLevelType w:val="multilevel"/>
    <w:tmpl w:val="6C463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9B7412"/>
    <w:multiLevelType w:val="multilevel"/>
    <w:tmpl w:val="F116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43DE5"/>
    <w:multiLevelType w:val="multilevel"/>
    <w:tmpl w:val="5448D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C705F9"/>
    <w:multiLevelType w:val="multilevel"/>
    <w:tmpl w:val="F116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9757F9"/>
    <w:multiLevelType w:val="multilevel"/>
    <w:tmpl w:val="24343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CA4B7E"/>
    <w:multiLevelType w:val="multilevel"/>
    <w:tmpl w:val="F116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771858">
    <w:abstractNumId w:val="3"/>
  </w:num>
  <w:num w:numId="2" w16cid:durableId="1376663580">
    <w:abstractNumId w:val="6"/>
  </w:num>
  <w:num w:numId="3" w16cid:durableId="1388840853">
    <w:abstractNumId w:val="14"/>
  </w:num>
  <w:num w:numId="4" w16cid:durableId="55587312">
    <w:abstractNumId w:val="16"/>
  </w:num>
  <w:num w:numId="5" w16cid:durableId="1963612462">
    <w:abstractNumId w:val="21"/>
  </w:num>
  <w:num w:numId="6" w16cid:durableId="282687519">
    <w:abstractNumId w:val="2"/>
  </w:num>
  <w:num w:numId="7" w16cid:durableId="884367007">
    <w:abstractNumId w:val="4"/>
  </w:num>
  <w:num w:numId="8" w16cid:durableId="206530588">
    <w:abstractNumId w:val="15"/>
  </w:num>
  <w:num w:numId="9" w16cid:durableId="633023643">
    <w:abstractNumId w:val="17"/>
  </w:num>
  <w:num w:numId="10" w16cid:durableId="1067804662">
    <w:abstractNumId w:val="19"/>
  </w:num>
  <w:num w:numId="11" w16cid:durableId="1784036723">
    <w:abstractNumId w:val="13"/>
  </w:num>
  <w:num w:numId="12" w16cid:durableId="1361858046">
    <w:abstractNumId w:val="5"/>
  </w:num>
  <w:num w:numId="13" w16cid:durableId="2026708465">
    <w:abstractNumId w:val="7"/>
  </w:num>
  <w:num w:numId="14" w16cid:durableId="1987470835">
    <w:abstractNumId w:val="11"/>
  </w:num>
  <w:num w:numId="15" w16cid:durableId="909851249">
    <w:abstractNumId w:val="8"/>
  </w:num>
  <w:num w:numId="16" w16cid:durableId="1879199906">
    <w:abstractNumId w:val="9"/>
  </w:num>
  <w:num w:numId="17" w16cid:durableId="428624327">
    <w:abstractNumId w:val="1"/>
  </w:num>
  <w:num w:numId="18" w16cid:durableId="833573198">
    <w:abstractNumId w:val="0"/>
  </w:num>
  <w:num w:numId="19" w16cid:durableId="168299752">
    <w:abstractNumId w:val="10"/>
  </w:num>
  <w:num w:numId="20" w16cid:durableId="296106352">
    <w:abstractNumId w:val="18"/>
  </w:num>
  <w:num w:numId="21" w16cid:durableId="881791814">
    <w:abstractNumId w:val="20"/>
  </w:num>
  <w:num w:numId="22" w16cid:durableId="3326819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vi Yosipof">
    <w15:presenceInfo w15:providerId="Windows Live" w15:userId="12d435efd4ccc7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ExNDI1MjcwNrM0NjRU0lEKTi0uzszPAykwqgUAJy8qTSwAAAA="/>
  </w:docVars>
  <w:rsids>
    <w:rsidRoot w:val="00C20A6D"/>
    <w:rsid w:val="00006F13"/>
    <w:rsid w:val="00016443"/>
    <w:rsid w:val="0002595B"/>
    <w:rsid w:val="00031A8B"/>
    <w:rsid w:val="00037E5B"/>
    <w:rsid w:val="00065C61"/>
    <w:rsid w:val="000C3766"/>
    <w:rsid w:val="000E0151"/>
    <w:rsid w:val="000F695F"/>
    <w:rsid w:val="001002E7"/>
    <w:rsid w:val="00107305"/>
    <w:rsid w:val="00121D93"/>
    <w:rsid w:val="00173EF5"/>
    <w:rsid w:val="00173F12"/>
    <w:rsid w:val="00190A45"/>
    <w:rsid w:val="00197B6C"/>
    <w:rsid w:val="001C414E"/>
    <w:rsid w:val="00212780"/>
    <w:rsid w:val="00252EC5"/>
    <w:rsid w:val="00265405"/>
    <w:rsid w:val="00302EDF"/>
    <w:rsid w:val="003459A1"/>
    <w:rsid w:val="00352DB9"/>
    <w:rsid w:val="00396EAF"/>
    <w:rsid w:val="003A3813"/>
    <w:rsid w:val="003E4E1D"/>
    <w:rsid w:val="004001C3"/>
    <w:rsid w:val="0043209C"/>
    <w:rsid w:val="0043376D"/>
    <w:rsid w:val="00443C39"/>
    <w:rsid w:val="00456C61"/>
    <w:rsid w:val="004774CA"/>
    <w:rsid w:val="004C1DBC"/>
    <w:rsid w:val="004C6DCF"/>
    <w:rsid w:val="004F1335"/>
    <w:rsid w:val="00504BF4"/>
    <w:rsid w:val="00510FE4"/>
    <w:rsid w:val="00524B23"/>
    <w:rsid w:val="00534D85"/>
    <w:rsid w:val="00555467"/>
    <w:rsid w:val="00566F0E"/>
    <w:rsid w:val="00581ECD"/>
    <w:rsid w:val="00587CDF"/>
    <w:rsid w:val="00593B6C"/>
    <w:rsid w:val="00594169"/>
    <w:rsid w:val="005F2419"/>
    <w:rsid w:val="00624A37"/>
    <w:rsid w:val="00632042"/>
    <w:rsid w:val="006D449A"/>
    <w:rsid w:val="00754E31"/>
    <w:rsid w:val="00772463"/>
    <w:rsid w:val="007A5C9E"/>
    <w:rsid w:val="007C06A9"/>
    <w:rsid w:val="008204BD"/>
    <w:rsid w:val="0084773F"/>
    <w:rsid w:val="008847AC"/>
    <w:rsid w:val="008B033E"/>
    <w:rsid w:val="008C5136"/>
    <w:rsid w:val="00953576"/>
    <w:rsid w:val="00957737"/>
    <w:rsid w:val="00980F62"/>
    <w:rsid w:val="00990970"/>
    <w:rsid w:val="009928E3"/>
    <w:rsid w:val="009B4DE1"/>
    <w:rsid w:val="009B526E"/>
    <w:rsid w:val="009B5A04"/>
    <w:rsid w:val="009E6618"/>
    <w:rsid w:val="009F4E4F"/>
    <w:rsid w:val="00A24774"/>
    <w:rsid w:val="00A3056D"/>
    <w:rsid w:val="00A6334F"/>
    <w:rsid w:val="00A81B4C"/>
    <w:rsid w:val="00A81DF0"/>
    <w:rsid w:val="00AB10CA"/>
    <w:rsid w:val="00B04327"/>
    <w:rsid w:val="00B13FDC"/>
    <w:rsid w:val="00B16AE4"/>
    <w:rsid w:val="00B44214"/>
    <w:rsid w:val="00B55F9B"/>
    <w:rsid w:val="00B6185C"/>
    <w:rsid w:val="00B872E0"/>
    <w:rsid w:val="00B87D59"/>
    <w:rsid w:val="00BB3124"/>
    <w:rsid w:val="00C20A6D"/>
    <w:rsid w:val="00C42467"/>
    <w:rsid w:val="00C5499E"/>
    <w:rsid w:val="00C6028A"/>
    <w:rsid w:val="00C7528F"/>
    <w:rsid w:val="00CC2C57"/>
    <w:rsid w:val="00D27B4E"/>
    <w:rsid w:val="00D33B30"/>
    <w:rsid w:val="00D43B40"/>
    <w:rsid w:val="00D51575"/>
    <w:rsid w:val="00D55B4F"/>
    <w:rsid w:val="00D63581"/>
    <w:rsid w:val="00D815FE"/>
    <w:rsid w:val="00DB3514"/>
    <w:rsid w:val="00DE784A"/>
    <w:rsid w:val="00E31762"/>
    <w:rsid w:val="00E52797"/>
    <w:rsid w:val="00E57242"/>
    <w:rsid w:val="00E97AD3"/>
    <w:rsid w:val="00EA5890"/>
    <w:rsid w:val="00ED4FD9"/>
    <w:rsid w:val="00F5118D"/>
    <w:rsid w:val="00FA0BC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A785E"/>
  <w15:docId w15:val="{00F6694D-33AA-4807-AFC4-02F9053EF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he-I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7B6C"/>
  </w:style>
  <w:style w:type="paragraph" w:styleId="1">
    <w:name w:val="heading 1"/>
    <w:basedOn w:val="a"/>
    <w:next w:val="a"/>
    <w:uiPriority w:val="9"/>
    <w:qFormat/>
    <w:pPr>
      <w:keepNext/>
      <w:keepLines/>
      <w:spacing w:before="360" w:after="80"/>
      <w:outlineLvl w:val="0"/>
    </w:pPr>
    <w:rPr>
      <w:color w:val="2F5496"/>
      <w:sz w:val="40"/>
      <w:szCs w:val="40"/>
    </w:rPr>
  </w:style>
  <w:style w:type="paragraph" w:styleId="2">
    <w:name w:val="heading 2"/>
    <w:basedOn w:val="a"/>
    <w:next w:val="a"/>
    <w:uiPriority w:val="9"/>
    <w:semiHidden/>
    <w:unhideWhenUsed/>
    <w:qFormat/>
    <w:pPr>
      <w:keepNext/>
      <w:keepLines/>
      <w:spacing w:before="160" w:after="80"/>
      <w:outlineLvl w:val="1"/>
    </w:pPr>
    <w:rPr>
      <w:color w:val="2F5496"/>
      <w:sz w:val="32"/>
      <w:szCs w:val="32"/>
    </w:rPr>
  </w:style>
  <w:style w:type="paragraph" w:styleId="3">
    <w:name w:val="heading 3"/>
    <w:basedOn w:val="a"/>
    <w:next w:val="a"/>
    <w:uiPriority w:val="9"/>
    <w:semiHidden/>
    <w:unhideWhenUsed/>
    <w:qFormat/>
    <w:pPr>
      <w:keepNext/>
      <w:keepLines/>
      <w:spacing w:before="160" w:after="80"/>
      <w:outlineLvl w:val="2"/>
    </w:pPr>
    <w:rPr>
      <w:color w:val="2F5496"/>
      <w:sz w:val="28"/>
      <w:szCs w:val="28"/>
    </w:rPr>
  </w:style>
  <w:style w:type="paragraph" w:styleId="4">
    <w:name w:val="heading 4"/>
    <w:basedOn w:val="a"/>
    <w:next w:val="a"/>
    <w:uiPriority w:val="9"/>
    <w:semiHidden/>
    <w:unhideWhenUsed/>
    <w:qFormat/>
    <w:pPr>
      <w:keepNext/>
      <w:keepLines/>
      <w:spacing w:before="80" w:after="40"/>
      <w:outlineLvl w:val="3"/>
    </w:pPr>
    <w:rPr>
      <w:i/>
      <w:iCs/>
      <w:color w:val="2F5496"/>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i/>
      <w:iCs/>
      <w:color w:val="595959"/>
    </w:rPr>
  </w:style>
  <w:style w:type="paragraph" w:styleId="7">
    <w:name w:val="heading 7"/>
    <w:link w:val="70"/>
    <w:uiPriority w:val="9"/>
    <w:semiHidden/>
    <w:unhideWhenUsed/>
    <w:qFormat/>
    <w:rsid w:val="00236A53"/>
    <w:pPr>
      <w:keepNext/>
      <w:keepLines/>
      <w:spacing w:before="40" w:after="0"/>
      <w:outlineLvl w:val="6"/>
    </w:pPr>
    <w:rPr>
      <w:rFonts w:eastAsiaTheme="majorEastAsia" w:cstheme="majorBidi"/>
      <w:color w:val="595959" w:themeColor="text1" w:themeTint="A6"/>
    </w:rPr>
  </w:style>
  <w:style w:type="paragraph" w:styleId="8">
    <w:name w:val="heading 8"/>
    <w:link w:val="80"/>
    <w:uiPriority w:val="9"/>
    <w:semiHidden/>
    <w:unhideWhenUsed/>
    <w:qFormat/>
    <w:rsid w:val="00236A53"/>
    <w:pPr>
      <w:keepNext/>
      <w:keepLines/>
      <w:spacing w:after="0"/>
      <w:outlineLvl w:val="7"/>
    </w:pPr>
    <w:rPr>
      <w:rFonts w:eastAsiaTheme="majorEastAsia" w:cstheme="majorBidi"/>
      <w:i/>
      <w:iCs/>
      <w:color w:val="272727" w:themeColor="text1" w:themeTint="D8"/>
    </w:rPr>
  </w:style>
  <w:style w:type="paragraph" w:styleId="9">
    <w:name w:val="heading 9"/>
    <w:link w:val="90"/>
    <w:uiPriority w:val="9"/>
    <w:semiHidden/>
    <w:unhideWhenUsed/>
    <w:qFormat/>
    <w:rsid w:val="00236A5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10">
    <w:name w:val="כותרת 1 תו"/>
    <w:basedOn w:val="a0"/>
    <w:uiPriority w:val="9"/>
    <w:rsid w:val="00236A53"/>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uiPriority w:val="9"/>
    <w:semiHidden/>
    <w:rsid w:val="00236A53"/>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uiPriority w:val="9"/>
    <w:semiHidden/>
    <w:rsid w:val="00236A53"/>
    <w:rPr>
      <w:rFonts w:eastAsiaTheme="majorEastAsia" w:cstheme="majorBidi"/>
      <w:color w:val="2F5496" w:themeColor="accent1" w:themeShade="BF"/>
      <w:sz w:val="28"/>
      <w:szCs w:val="28"/>
    </w:rPr>
  </w:style>
  <w:style w:type="character" w:customStyle="1" w:styleId="40">
    <w:name w:val="כותרת 4 תו"/>
    <w:basedOn w:val="a0"/>
    <w:uiPriority w:val="9"/>
    <w:semiHidden/>
    <w:rsid w:val="00236A53"/>
    <w:rPr>
      <w:rFonts w:eastAsiaTheme="majorEastAsia" w:cstheme="majorBidi"/>
      <w:i/>
      <w:iCs/>
      <w:color w:val="2F5496" w:themeColor="accent1" w:themeShade="BF"/>
    </w:rPr>
  </w:style>
  <w:style w:type="character" w:customStyle="1" w:styleId="50">
    <w:name w:val="כותרת 5 תו"/>
    <w:basedOn w:val="a0"/>
    <w:uiPriority w:val="9"/>
    <w:semiHidden/>
    <w:rsid w:val="00236A53"/>
    <w:rPr>
      <w:rFonts w:eastAsiaTheme="majorEastAsia" w:cstheme="majorBidi"/>
      <w:color w:val="2F5496" w:themeColor="accent1" w:themeShade="BF"/>
    </w:rPr>
  </w:style>
  <w:style w:type="character" w:customStyle="1" w:styleId="60">
    <w:name w:val="כותרת 6 תו"/>
    <w:basedOn w:val="a0"/>
    <w:uiPriority w:val="9"/>
    <w:semiHidden/>
    <w:rsid w:val="00236A53"/>
    <w:rPr>
      <w:rFonts w:eastAsiaTheme="majorEastAsia" w:cstheme="majorBidi"/>
      <w:i/>
      <w:iCs/>
      <w:color w:val="595959" w:themeColor="text1" w:themeTint="A6"/>
    </w:rPr>
  </w:style>
  <w:style w:type="character" w:customStyle="1" w:styleId="70">
    <w:name w:val="כותרת 7 תו"/>
    <w:basedOn w:val="a0"/>
    <w:link w:val="7"/>
    <w:uiPriority w:val="9"/>
    <w:semiHidden/>
    <w:rsid w:val="00236A53"/>
    <w:rPr>
      <w:rFonts w:eastAsiaTheme="majorEastAsia" w:cstheme="majorBidi"/>
      <w:color w:val="595959" w:themeColor="text1" w:themeTint="A6"/>
    </w:rPr>
  </w:style>
  <w:style w:type="character" w:customStyle="1" w:styleId="80">
    <w:name w:val="כותרת 8 תו"/>
    <w:basedOn w:val="a0"/>
    <w:link w:val="8"/>
    <w:uiPriority w:val="9"/>
    <w:semiHidden/>
    <w:rsid w:val="00236A53"/>
    <w:rPr>
      <w:rFonts w:eastAsiaTheme="majorEastAsia" w:cstheme="majorBidi"/>
      <w:i/>
      <w:iCs/>
      <w:color w:val="272727" w:themeColor="text1" w:themeTint="D8"/>
    </w:rPr>
  </w:style>
  <w:style w:type="character" w:customStyle="1" w:styleId="90">
    <w:name w:val="כותרת 9 תו"/>
    <w:basedOn w:val="a0"/>
    <w:link w:val="9"/>
    <w:uiPriority w:val="9"/>
    <w:semiHidden/>
    <w:rsid w:val="00236A53"/>
    <w:rPr>
      <w:rFonts w:eastAsiaTheme="majorEastAsia" w:cstheme="majorBidi"/>
      <w:color w:val="272727" w:themeColor="text1" w:themeTint="D8"/>
    </w:rPr>
  </w:style>
  <w:style w:type="character" w:customStyle="1" w:styleId="a4">
    <w:name w:val="כותרת טקסט תו"/>
    <w:basedOn w:val="a0"/>
    <w:uiPriority w:val="10"/>
    <w:rsid w:val="00236A53"/>
    <w:rPr>
      <w:rFonts w:asciiTheme="majorHAnsi" w:eastAsiaTheme="majorEastAsia" w:hAnsiTheme="majorHAnsi" w:cstheme="majorBidi"/>
      <w:spacing w:val="-10"/>
      <w:kern w:val="28"/>
      <w:sz w:val="56"/>
      <w:szCs w:val="56"/>
    </w:rPr>
  </w:style>
  <w:style w:type="character" w:customStyle="1" w:styleId="a5">
    <w:name w:val="כותרת משנה תו"/>
    <w:basedOn w:val="a0"/>
    <w:uiPriority w:val="11"/>
    <w:rsid w:val="00236A53"/>
    <w:rPr>
      <w:rFonts w:eastAsiaTheme="majorEastAsia" w:cstheme="majorBidi"/>
      <w:color w:val="595959" w:themeColor="text1" w:themeTint="A6"/>
      <w:spacing w:val="15"/>
      <w:sz w:val="28"/>
      <w:szCs w:val="28"/>
    </w:rPr>
  </w:style>
  <w:style w:type="paragraph" w:styleId="a6">
    <w:name w:val="Quote"/>
    <w:link w:val="a7"/>
    <w:uiPriority w:val="29"/>
    <w:qFormat/>
    <w:rsid w:val="00236A53"/>
    <w:pPr>
      <w:spacing w:before="160"/>
      <w:jc w:val="center"/>
    </w:pPr>
    <w:rPr>
      <w:i/>
      <w:iCs/>
      <w:color w:val="404040" w:themeColor="text1" w:themeTint="BF"/>
    </w:rPr>
  </w:style>
  <w:style w:type="character" w:customStyle="1" w:styleId="a7">
    <w:name w:val="ציטוט תו"/>
    <w:basedOn w:val="a0"/>
    <w:link w:val="a6"/>
    <w:uiPriority w:val="29"/>
    <w:rsid w:val="00236A53"/>
    <w:rPr>
      <w:i/>
      <w:iCs/>
      <w:color w:val="404040" w:themeColor="text1" w:themeTint="BF"/>
    </w:rPr>
  </w:style>
  <w:style w:type="paragraph" w:styleId="a8">
    <w:name w:val="List Paragraph"/>
    <w:uiPriority w:val="34"/>
    <w:qFormat/>
    <w:rsid w:val="00236A53"/>
    <w:pPr>
      <w:ind w:left="720"/>
      <w:contextualSpacing/>
    </w:pPr>
  </w:style>
  <w:style w:type="character" w:styleId="a9">
    <w:name w:val="Intense Emphasis"/>
    <w:basedOn w:val="a0"/>
    <w:uiPriority w:val="21"/>
    <w:qFormat/>
    <w:rsid w:val="00236A53"/>
    <w:rPr>
      <w:i/>
      <w:iCs/>
      <w:color w:val="2F5496" w:themeColor="accent1" w:themeShade="BF"/>
    </w:rPr>
  </w:style>
  <w:style w:type="paragraph" w:styleId="aa">
    <w:name w:val="Intense Quote"/>
    <w:link w:val="ab"/>
    <w:uiPriority w:val="30"/>
    <w:qFormat/>
    <w:rsid w:val="00236A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ציטוט חזק תו"/>
    <w:basedOn w:val="a0"/>
    <w:link w:val="aa"/>
    <w:uiPriority w:val="30"/>
    <w:rsid w:val="00236A53"/>
    <w:rPr>
      <w:i/>
      <w:iCs/>
      <w:color w:val="2F5496" w:themeColor="accent1" w:themeShade="BF"/>
    </w:rPr>
  </w:style>
  <w:style w:type="character" w:styleId="ac">
    <w:name w:val="Intense Reference"/>
    <w:basedOn w:val="a0"/>
    <w:uiPriority w:val="32"/>
    <w:qFormat/>
    <w:rsid w:val="00236A53"/>
    <w:rPr>
      <w:b/>
      <w:bCs/>
      <w:smallCaps/>
      <w:color w:val="2F5496" w:themeColor="accent1" w:themeShade="BF"/>
      <w:spacing w:val="5"/>
    </w:rPr>
  </w:style>
  <w:style w:type="paragraph" w:styleId="ad">
    <w:name w:val="Block Text"/>
    <w:rsid w:val="00F06093"/>
    <w:pPr>
      <w:tabs>
        <w:tab w:val="left" w:pos="935"/>
      </w:tabs>
      <w:bidi/>
      <w:spacing w:after="0" w:line="480" w:lineRule="auto"/>
      <w:ind w:left="935" w:hanging="709"/>
    </w:pPr>
    <w:rPr>
      <w:rFonts w:ascii="Times New Roman" w:eastAsia="Times New Roman" w:hAnsi="Times New Roman" w:cs="David Transparent"/>
      <w:noProof/>
      <w:sz w:val="20"/>
      <w:szCs w:val="20"/>
      <w:lang w:eastAsia="he-IL"/>
    </w:rPr>
  </w:style>
  <w:style w:type="paragraph" w:styleId="ae">
    <w:name w:val="Subtitle"/>
    <w:basedOn w:val="a"/>
    <w:next w:val="a"/>
    <w:uiPriority w:val="11"/>
    <w:qFormat/>
    <w:rPr>
      <w:color w:val="595959"/>
      <w:sz w:val="28"/>
      <w:szCs w:val="28"/>
    </w:rPr>
  </w:style>
  <w:style w:type="character" w:styleId="af">
    <w:name w:val="annotation reference"/>
    <w:basedOn w:val="a0"/>
    <w:uiPriority w:val="99"/>
    <w:semiHidden/>
    <w:unhideWhenUsed/>
    <w:rsid w:val="008847AC"/>
    <w:rPr>
      <w:sz w:val="16"/>
      <w:szCs w:val="16"/>
    </w:rPr>
  </w:style>
  <w:style w:type="paragraph" w:styleId="af0">
    <w:name w:val="annotation text"/>
    <w:basedOn w:val="a"/>
    <w:link w:val="af1"/>
    <w:uiPriority w:val="99"/>
    <w:unhideWhenUsed/>
    <w:rsid w:val="008847AC"/>
    <w:pPr>
      <w:spacing w:line="240" w:lineRule="auto"/>
    </w:pPr>
    <w:rPr>
      <w:sz w:val="20"/>
      <w:szCs w:val="20"/>
    </w:rPr>
  </w:style>
  <w:style w:type="character" w:customStyle="1" w:styleId="af1">
    <w:name w:val="טקסט הערה תו"/>
    <w:basedOn w:val="a0"/>
    <w:link w:val="af0"/>
    <w:uiPriority w:val="99"/>
    <w:rsid w:val="008847AC"/>
    <w:rPr>
      <w:sz w:val="20"/>
      <w:szCs w:val="20"/>
    </w:rPr>
  </w:style>
  <w:style w:type="paragraph" w:styleId="af2">
    <w:name w:val="annotation subject"/>
    <w:basedOn w:val="af0"/>
    <w:next w:val="af0"/>
    <w:link w:val="af3"/>
    <w:uiPriority w:val="99"/>
    <w:semiHidden/>
    <w:unhideWhenUsed/>
    <w:rsid w:val="008847AC"/>
    <w:rPr>
      <w:b/>
      <w:bCs/>
    </w:rPr>
  </w:style>
  <w:style w:type="character" w:customStyle="1" w:styleId="af3">
    <w:name w:val="נושא הערה תו"/>
    <w:basedOn w:val="af1"/>
    <w:link w:val="af2"/>
    <w:uiPriority w:val="99"/>
    <w:semiHidden/>
    <w:rsid w:val="008847AC"/>
    <w:rPr>
      <w:b/>
      <w:bCs/>
      <w:sz w:val="20"/>
      <w:szCs w:val="20"/>
    </w:rPr>
  </w:style>
  <w:style w:type="paragraph" w:styleId="af4">
    <w:name w:val="Revision"/>
    <w:hidden/>
    <w:uiPriority w:val="99"/>
    <w:semiHidden/>
    <w:rsid w:val="00EA5890"/>
    <w:pPr>
      <w:spacing w:after="0" w:line="240" w:lineRule="auto"/>
    </w:pPr>
  </w:style>
  <w:style w:type="character" w:styleId="Hyperlink">
    <w:name w:val="Hyperlink"/>
    <w:basedOn w:val="a0"/>
    <w:uiPriority w:val="99"/>
    <w:unhideWhenUsed/>
    <w:rsid w:val="009B5A04"/>
    <w:rPr>
      <w:color w:val="0563C1" w:themeColor="hyperlink"/>
      <w:u w:val="single"/>
    </w:rPr>
  </w:style>
  <w:style w:type="character" w:styleId="af5">
    <w:name w:val="Unresolved Mention"/>
    <w:basedOn w:val="a0"/>
    <w:uiPriority w:val="99"/>
    <w:semiHidden/>
    <w:unhideWhenUsed/>
    <w:rsid w:val="009B5A04"/>
    <w:rPr>
      <w:color w:val="605E5C"/>
      <w:shd w:val="clear" w:color="auto" w:fill="E1DFDD"/>
    </w:rPr>
  </w:style>
  <w:style w:type="character" w:styleId="FollowedHyperlink">
    <w:name w:val="FollowedHyperlink"/>
    <w:basedOn w:val="a0"/>
    <w:uiPriority w:val="99"/>
    <w:semiHidden/>
    <w:unhideWhenUsed/>
    <w:rsid w:val="009B5A04"/>
    <w:rPr>
      <w:color w:val="954F72" w:themeColor="followedHyperlink"/>
      <w:u w:val="single"/>
    </w:rPr>
  </w:style>
  <w:style w:type="table" w:styleId="af6">
    <w:name w:val="Table Grid"/>
    <w:basedOn w:val="a1"/>
    <w:uiPriority w:val="39"/>
    <w:rsid w:val="00C424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738">
    <w:name w:val="citation-738"/>
    <w:basedOn w:val="a0"/>
    <w:rsid w:val="00C42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numbering" Target="numbering.xml"/><Relationship Id="rId7" Type="http://schemas.openxmlformats.org/officeDocument/2006/relationships/hyperlink" Target="https://www.mdpi.com/2306-5729/10/9/137" TargetMode="Externa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szPokfGdlCOqe4YK9lnpG9idgg==">CgMxLjA4AHIhMTk4d2E4ekM2OVBmVzBFYVplMWo5NlRSSnk3eFBPd0ZO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F67FBA-DC73-4975-B2CD-9E9253207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17</Pages>
  <Words>3098</Words>
  <Characters>17665</Characters>
  <Application>Microsoft Office Word</Application>
  <DocSecurity>0</DocSecurity>
  <Lines>147</Lines>
  <Paragraphs>41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שובל ברמלי</dc:creator>
  <cp:lastModifiedBy>Jonathan Sade</cp:lastModifiedBy>
  <cp:revision>8</cp:revision>
  <dcterms:created xsi:type="dcterms:W3CDTF">2026-08-09T10:29:00Z</dcterms:created>
  <dcterms:modified xsi:type="dcterms:W3CDTF">2026-08-09T18:55:00Z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33816f1d-74f3-4f63-91dc-50af4de1f17c</vt:lpwstr>
  </property>
</Properties>
</file>